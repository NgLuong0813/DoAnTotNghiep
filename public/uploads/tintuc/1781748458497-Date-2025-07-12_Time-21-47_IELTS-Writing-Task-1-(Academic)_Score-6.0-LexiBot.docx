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Pr>
      <w:r>
        <w:rPr>
          <w:b/>
          <w:bCs/>
          <w:i w:val="false"/>
          <w:iCs w:val="false"/>
        </w:rPr>
        <w:t xml:space="preserve">Topic</w:t>
      </w:r>
    </w:p>
    <w:p>
      <w:r>
        <w:rPr>
          <w:b/>
          <w:bCs/>
          <w:i w:val="false"/>
          <w:iCs w:val="false"/>
        </w:rPr>
        <w:t xml:space="preserve">
The line graph shows the number of overseas visitors who came to the UK for different purposes between 1989 and 2009. Summarize the information by reporting the main features and making comparisons where relevant.</w:t>
      </w:r>
    </w:p>
    <w:p/>
    <w:p>
      <w:r>
        <w:drawing>
          <wp:inline distT="0" distB="0" distL="0" distR="0">
            <wp:extent cx="4762500" cy="3143250"/>
            <wp:effectExtent t="0" r="0" b="0" l="0"/>
            <wp:docPr id="1" name="Uploaded Image" descr="Uploaded Image"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143250"/>
                    </a:xfrm>
                    <a:prstGeom prst="rect">
                      <a:avLst/>
                    </a:prstGeom>
                  </pic:spPr>
                </pic:pic>
              </a:graphicData>
            </a:graphic>
          </wp:inline>
        </w:drawing>
      </w:r>
    </w:p>
    <w:p>
      <w:pPr>
        <w:pStyle w:val="Heading3"/>
      </w:pPr>
      <w:r>
        <w:rPr>
          <w:b/>
          <w:bCs/>
          <w:i w:val="false"/>
          <w:iCs w:val="false"/>
        </w:rPr>
        <w:t xml:space="preserve">Your Response</w:t>
      </w:r>
    </w:p>
    <w:p>
      <w:r>
        <w:rPr>
          <w:b w:val="false"/>
          <w:bCs w:val="false"/>
          <w:i w:val="false"/>
          <w:iCs w:val="false"/>
        </w:rPr>
        <w:t xml:space="preserve">The line chart compares how many foreigners in millions moving to the UK based on different reasons over two decades starting from 1989</w:t>
      </w:r>
      <w:r>
        <w:br/>
      </w:r>
    </w:p>
    <w:p>
      <w:r>
        <w:br/>
      </w:r>
    </w:p>
    <w:p>
      <w:r>
        <w:rPr>
          <w:b w:val="false"/>
          <w:bCs w:val="false"/>
          <w:i w:val="false"/>
          <w:iCs w:val="false"/>
        </w:rPr>
        <w:t xml:space="preserve">Overall, all demographics witnessed an upward trend while the least substantial growth was recorded in visitors coming for holiday. Additionally, these categories returned back their initial ranks in the final year.</w:t>
      </w:r>
    </w:p>
    <w:p>
      <w:r>
        <w:rPr>
          <w:b w:val="false"/>
          <w:bCs w:val="false"/>
          <w:i w:val="false"/>
          <w:iCs w:val="false"/>
        </w:rPr>
        <w:t xml:space="preserve">Regarding the kind of tourist with the highest beginning point at around 6,5, the number of people coming to the UK for a vacation reached a high of 9 in 1994 before went down steeply by approximate 2,5 from 1989 to 2004, making it be surpassed by others. Conversely, it returned a peak from 2004 onwards</w:t>
      </w:r>
    </w:p>
    <w:p>
      <w:r>
        <w:rPr>
          <w:b w:val="false"/>
          <w:bCs w:val="false"/>
          <w:i w:val="false"/>
          <w:iCs w:val="false"/>
        </w:rPr>
        <w:t xml:space="preserve">Concerning the remaining categories, there was a slight four-fifths drop in visitors choosing business between 1989 and 1994, followed by a significant incline by more than a half to roughly 8 during a decade later, ranking first in 2004. At the end of the period, it fluctuated modestly to 7. Similarly, there was a rapid rise in terms of overseas people meeting friends and relative on purpose, peaking at approximately 7 in 2004 despite a minimal drop by nearly 1 in 2009</w:t>
      </w:r>
    </w:p>
    <w:p>
      <w:r>
        <w:br/>
      </w:r>
    </w:p>
    <w:p/>
    <w:p>
      <w:pPr>
        <w:pStyle w:val="Heading2"/>
      </w:pPr>
      <w:r>
        <w:rPr>
          <w:b/>
          <w:bCs/>
          <w:i w:val="false"/>
          <w:iCs w:val="false"/>
        </w:rPr>
        <w:t xml:space="preserve">Correct Grammar Errors</w:t>
      </w:r>
    </w:p>
    <w:p>
      <w:r>
        <w:rPr>
          <w:b w:val="false"/>
          <w:bCs w:val="false"/>
          <w:i w:val="false"/>
          <w:iCs w:val="false"/>
        </w:rPr>
        <w:t xml:space="preserve">The line chart compares how many foreigners</w:t>
      </w:r>
      <w:commentRangeStart w:id="1"/>
      <w:ins w:id="11" w:author="LexiBot" w:date="2025-07-12T14:47:35.214Z">
        <w:r>
          <w:rPr>
            <w:b w:val="false"/>
            <w:bCs w:val="false"/>
            <w:i w:val="false"/>
            <w:iCs w:val="false"/>
            <w:color w:val="008000"/>
          </w:rPr>
          <w:t xml:space="preserve">,</w:t>
        </w:r>
      </w:ins>
      <w:commentRangeEnd w:id="1"/>
      <w:r>
        <w:commentReference w:id="1"/>
      </w:r>
      <w:r>
        <w:rPr>
          <w:b w:val="false"/>
          <w:bCs w:val="false"/>
          <w:i w:val="false"/>
          <w:iCs w:val="false"/>
        </w:rPr>
        <w:t xml:space="preserve"> in </w:t>
      </w:r>
      <w:commentRangeStart w:id="2"/>
      <w:del w:id="20" w:author="LexiBot" w:date="2025-07-12T14:47:35.214Z">
        <w:r>
          <w:rPr>
            <w:b w:val="false"/>
            <w:bCs w:val="false"/>
            <w:i w:val="false"/>
            <w:iCs w:val="false"/>
            <w:color w:val="FF0000"/>
          </w:rPr>
          <w:delText xml:space="preserve">millions moving</w:delText>
        </w:r>
      </w:del>
      <w:ins w:id="21" w:author="LexiBot" w:date="2025-07-12T14:47:35.214Z">
        <w:r>
          <w:rPr>
            <w:b w:val="false"/>
            <w:bCs w:val="false"/>
            <w:i w:val="false"/>
            <w:iCs w:val="false"/>
            <w:color w:val="008000"/>
          </w:rPr>
          <w:t xml:space="preserve">millions, moved</w:t>
        </w:r>
      </w:ins>
      <w:commentRangeEnd w:id="2"/>
      <w:r>
        <w:commentReference w:id="2"/>
      </w:r>
      <w:r>
        <w:rPr>
          <w:b w:val="false"/>
          <w:bCs w:val="false"/>
          <w:i w:val="false"/>
          <w:iCs w:val="false"/>
        </w:rPr>
        <w:t xml:space="preserve"> to the UK based on different reasons over two decades</w:t>
      </w:r>
      <w:commentRangeStart w:id="3"/>
      <w:ins w:id="31" w:author="LexiBot" w:date="2025-07-12T14:47:35.214Z">
        <w:r>
          <w:rPr>
            <w:b w:val="false"/>
            <w:bCs w:val="false"/>
            <w:i w:val="false"/>
            <w:iCs w:val="false"/>
            <w:color w:val="008000"/>
          </w:rPr>
          <w:t xml:space="preserve">,</w:t>
        </w:r>
      </w:ins>
      <w:commentRangeEnd w:id="3"/>
      <w:r>
        <w:commentReference w:id="3"/>
      </w:r>
      <w:r>
        <w:rPr>
          <w:b w:val="false"/>
          <w:bCs w:val="false"/>
          <w:i w:val="false"/>
          <w:iCs w:val="false"/>
        </w:rPr>
        <w:t xml:space="preserve"> starting from 1989</w:t>
      </w:r>
      <w:commentRangeStart w:id="4"/>
      <w:ins w:id="41" w:author="LexiBot" w:date="2025-07-12T14:47:35.214Z">
        <w:r>
          <w:rPr>
            <w:b w:val="false"/>
            <w:bCs w:val="false"/>
            <w:i w:val="false"/>
            <w:iCs w:val="false"/>
            <w:color w:val="008000"/>
          </w:rPr>
          <w:t xml:space="preserve">.</w:t>
        </w:r>
      </w:ins>
      <w:commentRangeEnd w:id="4"/>
      <w:r>
        <w:commentReference w:id="4"/>
      </w:r>
    </w:p>
    <w:p/>
    <w:p>
      <w:r>
        <w:rPr>
          <w:b w:val="false"/>
          <w:bCs w:val="false"/>
          <w:i w:val="false"/>
          <w:iCs w:val="false"/>
        </w:rPr>
        <w:t xml:space="preserve">Overall, all demographics witnessed an upward trend</w:t>
      </w:r>
      <w:commentRangeStart w:id="5"/>
      <w:ins w:id="51" w:author="LexiBot" w:date="2025-07-12T14:47:35.214Z">
        <w:r>
          <w:rPr>
            <w:b w:val="false"/>
            <w:bCs w:val="false"/>
            <w:i w:val="false"/>
            <w:iCs w:val="false"/>
            <w:color w:val="008000"/>
          </w:rPr>
          <w:t xml:space="preserve">,</w:t>
        </w:r>
      </w:ins>
      <w:commentRangeEnd w:id="5"/>
      <w:r>
        <w:commentReference w:id="5"/>
      </w:r>
      <w:r>
        <w:rPr>
          <w:b w:val="false"/>
          <w:bCs w:val="false"/>
          <w:i w:val="false"/>
          <w:iCs w:val="false"/>
        </w:rPr>
        <w:t xml:space="preserve"> while the least substantial growth was recorded in visitors coming for </w:t>
      </w:r>
      <w:commentRangeStart w:id="6"/>
      <w:del w:id="60" w:author="LexiBot" w:date="2025-07-12T14:47:35.214Z">
        <w:r>
          <w:rPr>
            <w:b w:val="false"/>
            <w:bCs w:val="false"/>
            <w:i w:val="false"/>
            <w:iCs w:val="false"/>
            <w:color w:val="FF0000"/>
          </w:rPr>
          <w:delText xml:space="preserve">holiday.</w:delText>
        </w:r>
      </w:del>
      <w:ins w:id="61" w:author="LexiBot" w:date="2025-07-12T14:47:35.214Z">
        <w:r>
          <w:rPr>
            <w:b w:val="false"/>
            <w:bCs w:val="false"/>
            <w:i w:val="false"/>
            <w:iCs w:val="false"/>
            <w:color w:val="008000"/>
          </w:rPr>
          <w:t xml:space="preserve">holidays.</w:t>
        </w:r>
      </w:ins>
      <w:commentRangeEnd w:id="6"/>
      <w:r>
        <w:commentReference w:id="6"/>
      </w:r>
      <w:r>
        <w:rPr>
          <w:b w:val="false"/>
          <w:bCs w:val="false"/>
          <w:i w:val="false"/>
          <w:iCs w:val="false"/>
        </w:rPr>
        <w:t xml:space="preserve"> Additionally, these categories returned </w:t>
      </w:r>
      <w:commentRangeStart w:id="7"/>
      <w:del w:id="70" w:author="LexiBot" w:date="2025-07-12T14:47:35.214Z">
        <w:r>
          <w:rPr>
            <w:b w:val="false"/>
            <w:bCs w:val="false"/>
            <w:i w:val="false"/>
            <w:iCs w:val="false"/>
            <w:color w:val="FF0000"/>
          </w:rPr>
          <w:delText xml:space="preserve">back</w:delText>
        </w:r>
      </w:del>
      <w:ins w:id="71" w:author="LexiBot" w:date="2025-07-12T14:47:35.214Z">
        <w:r>
          <w:rPr>
            <w:b w:val="false"/>
            <w:bCs w:val="false"/>
            <w:i w:val="false"/>
            <w:iCs w:val="false"/>
            <w:color w:val="008000"/>
          </w:rPr>
          <w:t xml:space="preserve">to</w:t>
        </w:r>
      </w:ins>
      <w:commentRangeEnd w:id="7"/>
      <w:r>
        <w:commentReference w:id="7"/>
      </w:r>
      <w:r>
        <w:rPr>
          <w:b w:val="false"/>
          <w:bCs w:val="false"/>
          <w:i w:val="false"/>
          <w:iCs w:val="false"/>
        </w:rPr>
        <w:t xml:space="preserve"> their initial ranks in the final year.</w:t>
      </w:r>
    </w:p>
    <w:p/>
    <w:p>
      <w:r>
        <w:rPr>
          <w:b w:val="false"/>
          <w:bCs w:val="false"/>
          <w:i w:val="false"/>
          <w:iCs w:val="false"/>
        </w:rPr>
        <w:t xml:space="preserve">Regarding the kind of tourist with the highest beginning point</w:t>
      </w:r>
      <w:commentRangeStart w:id="8"/>
      <w:ins w:id="81" w:author="LexiBot" w:date="2025-07-12T14:47:35.214Z">
        <w:r>
          <w:rPr>
            <w:b w:val="false"/>
            <w:bCs w:val="false"/>
            <w:i w:val="false"/>
            <w:iCs w:val="false"/>
            <w:color w:val="008000"/>
          </w:rPr>
          <w:t xml:space="preserve">,</w:t>
        </w:r>
      </w:ins>
      <w:commentRangeEnd w:id="8"/>
      <w:r>
        <w:commentReference w:id="8"/>
      </w:r>
      <w:r>
        <w:rPr>
          <w:b w:val="false"/>
          <w:bCs w:val="false"/>
          <w:i w:val="false"/>
          <w:iCs w:val="false"/>
        </w:rPr>
        <w:t xml:space="preserve"> at around </w:t>
      </w:r>
      <w:commentRangeStart w:id="9"/>
      <w:del w:id="90" w:author="LexiBot" w:date="2025-07-12T14:47:35.214Z">
        <w:r>
          <w:rPr>
            <w:b w:val="false"/>
            <w:bCs w:val="false"/>
            <w:i w:val="false"/>
            <w:iCs w:val="false"/>
            <w:color w:val="FF0000"/>
          </w:rPr>
          <w:delText xml:space="preserve">6,5,</w:delText>
        </w:r>
      </w:del>
      <w:ins w:id="91" w:author="LexiBot" w:date="2025-07-12T14:47:35.214Z">
        <w:r>
          <w:rPr>
            <w:b w:val="false"/>
            <w:bCs w:val="false"/>
            <w:i w:val="false"/>
            <w:iCs w:val="false"/>
            <w:color w:val="008000"/>
          </w:rPr>
          <w:t xml:space="preserve">6.5 million,</w:t>
        </w:r>
      </w:ins>
      <w:commentRangeEnd w:id="9"/>
      <w:r>
        <w:commentReference w:id="9"/>
      </w:r>
      <w:r>
        <w:rPr>
          <w:b w:val="false"/>
          <w:bCs w:val="false"/>
          <w:i w:val="false"/>
          <w:iCs w:val="false"/>
        </w:rPr>
        <w:t xml:space="preserve"> the number of people coming to the UK for a vacation reached a high of 9</w:t>
      </w:r>
      <w:commentRangeStart w:id="10"/>
      <w:ins w:id="101" w:author="LexiBot" w:date="2025-07-12T14:47:35.214Z">
        <w:r>
          <w:rPr>
            <w:b w:val="false"/>
            <w:bCs w:val="false"/>
            <w:i w:val="false"/>
            <w:iCs w:val="false"/>
            <w:color w:val="008000"/>
          </w:rPr>
          <w:t xml:space="preserve"> million</w:t>
        </w:r>
      </w:ins>
      <w:commentRangeEnd w:id="10"/>
      <w:r>
        <w:commentReference w:id="10"/>
      </w:r>
      <w:r>
        <w:rPr>
          <w:b w:val="false"/>
          <w:bCs w:val="false"/>
          <w:i w:val="false"/>
          <w:iCs w:val="false"/>
        </w:rPr>
        <w:t xml:space="preserve"> in 1994 before </w:t>
      </w:r>
      <w:commentRangeStart w:id="11"/>
      <w:del w:id="110" w:author="LexiBot" w:date="2025-07-12T14:47:35.214Z">
        <w:r>
          <w:rPr>
            <w:b w:val="false"/>
            <w:bCs w:val="false"/>
            <w:i w:val="false"/>
            <w:iCs w:val="false"/>
            <w:color w:val="FF0000"/>
          </w:rPr>
          <w:delText xml:space="preserve">went</w:delText>
        </w:r>
      </w:del>
      <w:ins w:id="111" w:author="LexiBot" w:date="2025-07-12T14:47:35.214Z">
        <w:r>
          <w:rPr>
            <w:b w:val="false"/>
            <w:bCs w:val="false"/>
            <w:i w:val="false"/>
            <w:iCs w:val="false"/>
            <w:color w:val="008000"/>
          </w:rPr>
          <w:t xml:space="preserve">going</w:t>
        </w:r>
      </w:ins>
      <w:commentRangeEnd w:id="11"/>
      <w:r>
        <w:commentReference w:id="11"/>
      </w:r>
      <w:r>
        <w:rPr>
          <w:b w:val="false"/>
          <w:bCs w:val="false"/>
          <w:i w:val="false"/>
          <w:iCs w:val="false"/>
        </w:rPr>
        <w:t xml:space="preserve"> down steeply by </w:t>
      </w:r>
      <w:commentRangeStart w:id="12"/>
      <w:del w:id="120" w:author="LexiBot" w:date="2025-07-12T14:47:35.214Z">
        <w:r>
          <w:rPr>
            <w:b w:val="false"/>
            <w:bCs w:val="false"/>
            <w:i w:val="false"/>
            <w:iCs w:val="false"/>
            <w:color w:val="FF0000"/>
          </w:rPr>
          <w:delText xml:space="preserve">approximate 2,5</w:delText>
        </w:r>
      </w:del>
      <w:ins w:id="121" w:author="LexiBot" w:date="2025-07-12T14:47:35.214Z">
        <w:r>
          <w:rPr>
            <w:b w:val="false"/>
            <w:bCs w:val="false"/>
            <w:i w:val="false"/>
            <w:iCs w:val="false"/>
            <w:color w:val="008000"/>
          </w:rPr>
          <w:t xml:space="preserve">approximately 2.5 million</w:t>
        </w:r>
      </w:ins>
      <w:commentRangeEnd w:id="12"/>
      <w:r>
        <w:commentReference w:id="12"/>
      </w:r>
      <w:r>
        <w:rPr>
          <w:b w:val="false"/>
          <w:bCs w:val="false"/>
          <w:i w:val="false"/>
          <w:iCs w:val="false"/>
        </w:rPr>
        <w:t xml:space="preserve"> from </w:t>
      </w:r>
      <w:commentRangeStart w:id="13"/>
      <w:del w:id="130" w:author="LexiBot" w:date="2025-07-12T14:47:35.214Z">
        <w:r>
          <w:rPr>
            <w:b w:val="false"/>
            <w:bCs w:val="false"/>
            <w:i w:val="false"/>
            <w:iCs w:val="false"/>
            <w:color w:val="FF0000"/>
          </w:rPr>
          <w:delText xml:space="preserve">1989</w:delText>
        </w:r>
      </w:del>
      <w:ins w:id="131" w:author="LexiBot" w:date="2025-07-12T14:47:35.214Z">
        <w:r>
          <w:rPr>
            <w:b w:val="false"/>
            <w:bCs w:val="false"/>
            <w:i w:val="false"/>
            <w:iCs w:val="false"/>
            <w:color w:val="008000"/>
          </w:rPr>
          <w:t xml:space="preserve">1994</w:t>
        </w:r>
      </w:ins>
      <w:commentRangeEnd w:id="13"/>
      <w:r>
        <w:commentReference w:id="13"/>
      </w:r>
      <w:r>
        <w:rPr>
          <w:b w:val="false"/>
          <w:bCs w:val="false"/>
          <w:i w:val="false"/>
          <w:iCs w:val="false"/>
        </w:rPr>
        <w:t xml:space="preserve"> to 2004, </w:t>
      </w:r>
      <w:commentRangeStart w:id="14"/>
      <w:del w:id="140" w:author="LexiBot" w:date="2025-07-12T14:47:35.214Z">
        <w:r>
          <w:rPr>
            <w:b w:val="false"/>
            <w:bCs w:val="false"/>
            <w:i w:val="false"/>
            <w:iCs w:val="false"/>
            <w:color w:val="FF0000"/>
          </w:rPr>
          <w:delText xml:space="preserve">making</w:delText>
        </w:r>
      </w:del>
      <w:ins w:id="141" w:author="LexiBot" w:date="2025-07-12T14:47:35.214Z">
        <w:r>
          <w:rPr>
            <w:b w:val="false"/>
            <w:bCs w:val="false"/>
            <w:i w:val="false"/>
            <w:iCs w:val="false"/>
            <w:color w:val="008000"/>
          </w:rPr>
          <w:t xml:space="preserve">causing</w:t>
        </w:r>
      </w:ins>
      <w:commentRangeEnd w:id="14"/>
      <w:r>
        <w:commentReference w:id="14"/>
      </w:r>
      <w:r>
        <w:rPr>
          <w:b w:val="false"/>
          <w:bCs w:val="false"/>
          <w:i w:val="false"/>
          <w:iCs w:val="false"/>
        </w:rPr>
        <w:t xml:space="preserve"> it</w:t>
      </w:r>
      <w:commentRangeStart w:id="15"/>
      <w:ins w:id="151" w:author="LexiBot" w:date="2025-07-12T14:47:35.214Z">
        <w:r>
          <w:rPr>
            <w:b w:val="false"/>
            <w:bCs w:val="false"/>
            <w:i w:val="false"/>
            <w:iCs w:val="false"/>
            <w:color w:val="008000"/>
          </w:rPr>
          <w:t xml:space="preserve"> to</w:t>
        </w:r>
      </w:ins>
      <w:commentRangeEnd w:id="15"/>
      <w:r>
        <w:commentReference w:id="15"/>
      </w:r>
      <w:r>
        <w:rPr>
          <w:b w:val="false"/>
          <w:bCs w:val="false"/>
          <w:i w:val="false"/>
          <w:iCs w:val="false"/>
        </w:rPr>
        <w:t xml:space="preserve"> be surpassed by others. Conversely, it returned</w:t>
      </w:r>
      <w:commentRangeStart w:id="16"/>
      <w:ins w:id="161" w:author="LexiBot" w:date="2025-07-12T14:47:35.214Z">
        <w:r>
          <w:rPr>
            <w:b w:val="false"/>
            <w:bCs w:val="false"/>
            <w:i w:val="false"/>
            <w:iCs w:val="false"/>
            <w:color w:val="008000"/>
          </w:rPr>
          <w:t xml:space="preserve"> to</w:t>
        </w:r>
      </w:ins>
      <w:commentRangeEnd w:id="16"/>
      <w:r>
        <w:commentReference w:id="16"/>
      </w:r>
      <w:r>
        <w:rPr>
          <w:b w:val="false"/>
          <w:bCs w:val="false"/>
          <w:i w:val="false"/>
          <w:iCs w:val="false"/>
        </w:rPr>
        <w:t xml:space="preserve"> a peak from 2004 onwards</w:t>
      </w:r>
      <w:commentRangeStart w:id="17"/>
      <w:ins w:id="171" w:author="LexiBot" w:date="2025-07-12T14:47:35.215Z">
        <w:r>
          <w:rPr>
            <w:b w:val="false"/>
            <w:bCs w:val="false"/>
            <w:i w:val="false"/>
            <w:iCs w:val="false"/>
            <w:color w:val="008000"/>
          </w:rPr>
          <w:t xml:space="preserve">.</w:t>
        </w:r>
      </w:ins>
      <w:commentRangeEnd w:id="17"/>
      <w:r>
        <w:commentReference w:id="17"/>
      </w:r>
    </w:p>
    <w:p/>
    <w:p>
      <w:r>
        <w:rPr>
          <w:b w:val="false"/>
          <w:bCs w:val="false"/>
          <w:i w:val="false"/>
          <w:iCs w:val="false"/>
        </w:rPr>
        <w:t xml:space="preserve">Concerning the remaining categories, there was a slight four-fifths drop in visitors choosing business between 1989 and 1994, followed by a significant incline by more than a half to roughly 8 </w:t>
      </w:r>
      <w:commentRangeStart w:id="18"/>
      <w:del w:id="180" w:author="LexiBot" w:date="2025-07-12T14:47:35.215Z">
        <w:r>
          <w:rPr>
            <w:b w:val="false"/>
            <w:bCs w:val="false"/>
            <w:i w:val="false"/>
            <w:iCs w:val="false"/>
            <w:color w:val="FF0000"/>
          </w:rPr>
          <w:delText xml:space="preserve">during</w:delText>
        </w:r>
      </w:del>
      <w:ins w:id="181" w:author="LexiBot" w:date="2025-07-12T14:47:35.215Z">
        <w:r>
          <w:rPr>
            <w:b w:val="false"/>
            <w:bCs w:val="false"/>
            <w:i w:val="false"/>
            <w:iCs w:val="false"/>
            <w:color w:val="008000"/>
          </w:rPr>
          <w:t xml:space="preserve">million</w:t>
        </w:r>
      </w:ins>
      <w:commentRangeEnd w:id="18"/>
      <w:r>
        <w:commentReference w:id="18"/>
      </w:r>
      <w:r>
        <w:rPr>
          <w:b w:val="false"/>
          <w:bCs w:val="false"/>
          <w:i w:val="false"/>
          <w:iCs w:val="false"/>
        </w:rPr>
        <w:t xml:space="preserve"> a decade later, ranking first in 2004. At the end of the period, it fluctuated modestly to </w:t>
      </w:r>
      <w:commentRangeStart w:id="19"/>
      <w:del w:id="190" w:author="LexiBot" w:date="2025-07-12T14:47:35.215Z">
        <w:r>
          <w:rPr>
            <w:b w:val="false"/>
            <w:bCs w:val="false"/>
            <w:i w:val="false"/>
            <w:iCs w:val="false"/>
            <w:color w:val="FF0000"/>
          </w:rPr>
          <w:delText xml:space="preserve">7.</w:delText>
        </w:r>
      </w:del>
      <w:ins w:id="191" w:author="LexiBot" w:date="2025-07-12T14:47:35.215Z">
        <w:r>
          <w:rPr>
            <w:b w:val="false"/>
            <w:bCs w:val="false"/>
            <w:i w:val="false"/>
            <w:iCs w:val="false"/>
            <w:color w:val="008000"/>
          </w:rPr>
          <w:t xml:space="preserve">7 million.</w:t>
        </w:r>
      </w:ins>
      <w:commentRangeEnd w:id="19"/>
      <w:r>
        <w:commentReference w:id="19"/>
      </w:r>
      <w:r>
        <w:rPr>
          <w:b w:val="false"/>
          <w:bCs w:val="false"/>
          <w:i w:val="false"/>
          <w:iCs w:val="false"/>
        </w:rPr>
        <w:t xml:space="preserve"> Similarly, there was a rapid rise in terms of overseas people meeting friends and </w:t>
      </w:r>
      <w:commentRangeStart w:id="20"/>
      <w:del w:id="200" w:author="LexiBot" w:date="2025-07-12T14:47:35.215Z">
        <w:r>
          <w:rPr>
            <w:b w:val="false"/>
            <w:bCs w:val="false"/>
            <w:i w:val="false"/>
            <w:iCs w:val="false"/>
            <w:color w:val="FF0000"/>
          </w:rPr>
          <w:delText xml:space="preserve">relative on</w:delText>
        </w:r>
      </w:del>
      <w:ins w:id="201" w:author="LexiBot" w:date="2025-07-12T14:47:35.215Z">
        <w:r>
          <w:rPr>
            <w:b w:val="false"/>
            <w:bCs w:val="false"/>
            <w:i w:val="false"/>
            <w:iCs w:val="false"/>
            <w:color w:val="008000"/>
          </w:rPr>
          <w:t xml:space="preserve">relatives for this</w:t>
        </w:r>
      </w:ins>
      <w:commentRangeEnd w:id="20"/>
      <w:r>
        <w:commentReference w:id="20"/>
      </w:r>
      <w:r>
        <w:rPr>
          <w:b w:val="false"/>
          <w:bCs w:val="false"/>
          <w:i w:val="false"/>
          <w:iCs w:val="false"/>
        </w:rPr>
        <w:t xml:space="preserve"> purpose, peaking at approximately 7</w:t>
      </w:r>
      <w:commentRangeStart w:id="21"/>
      <w:ins w:id="211" w:author="LexiBot" w:date="2025-07-12T14:47:35.215Z">
        <w:r>
          <w:rPr>
            <w:b w:val="false"/>
            <w:bCs w:val="false"/>
            <w:i w:val="false"/>
            <w:iCs w:val="false"/>
            <w:color w:val="008000"/>
          </w:rPr>
          <w:t xml:space="preserve"> million</w:t>
        </w:r>
      </w:ins>
      <w:commentRangeEnd w:id="21"/>
      <w:r>
        <w:commentReference w:id="21"/>
      </w:r>
      <w:r>
        <w:rPr>
          <w:b w:val="false"/>
          <w:bCs w:val="false"/>
          <w:i w:val="false"/>
          <w:iCs w:val="false"/>
        </w:rPr>
        <w:t xml:space="preserve"> in 2004 despite a minimal drop by nearly 1</w:t>
      </w:r>
      <w:commentRangeStart w:id="22"/>
      <w:ins w:id="221" w:author="LexiBot" w:date="2025-07-12T14:47:35.215Z">
        <w:r>
          <w:rPr>
            <w:b w:val="false"/>
            <w:bCs w:val="false"/>
            <w:i w:val="false"/>
            <w:iCs w:val="false"/>
            <w:color w:val="008000"/>
          </w:rPr>
          <w:t xml:space="preserve"> million</w:t>
        </w:r>
      </w:ins>
      <w:commentRangeEnd w:id="22"/>
      <w:r>
        <w:commentReference w:id="22"/>
      </w:r>
      <w:r>
        <w:rPr>
          <w:b w:val="false"/>
          <w:bCs w:val="false"/>
          <w:i w:val="false"/>
          <w:iCs w:val="false"/>
        </w:rPr>
        <w:t xml:space="preserve"> in 2009</w:t>
      </w:r>
      <w:commentRangeStart w:id="23"/>
      <w:ins w:id="231" w:author="LexiBot" w:date="2025-07-12T14:47:35.215Z">
        <w:r>
          <w:rPr>
            <w:b w:val="false"/>
            <w:bCs w:val="false"/>
            <w:i w:val="false"/>
            <w:iCs w:val="false"/>
            <w:color w:val="008000"/>
          </w:rPr>
          <w:t xml:space="preserve">.</w:t>
        </w:r>
      </w:ins>
      <w:commentRangeEnd w:id="23"/>
      <w:r>
        <w:commentReference w:id="23"/>
      </w:r>
    </w:p>
    <w:p>
      <w:pPr>
        <w:pStyle w:val="Heading2"/>
      </w:pPr>
      <w:r>
        <w:rPr>
          <w:b/>
          <w:bCs/>
          <w:i w:val="false"/>
          <w:iCs w:val="false"/>
        </w:rPr>
        <w:t xml:space="preserve">Estimated Band Score</w:t>
      </w:r>
      <w:r>
        <w:rPr>
          <w:b/>
          <w:bCs/>
          <w:i w:val="false"/>
          <w:iCs w:val="false"/>
        </w:rPr>
        <w:t xml:space="preserve">.</w:t>
      </w:r>
    </w:p>
    <w:p>
      <w:pPr>
        <w:pStyle w:val="Heading3"/>
      </w:pPr>
      <w:r>
        <w:rPr>
          <w:b/>
          <w:bCs/>
          <w:i w:val="false"/>
          <w:iCs w:val="false"/>
        </w:rPr>
        <w:t xml:space="preserve">Task Response (TR): 6</w:t>
      </w:r>
      <w:r>
        <w:rPr>
          <w:b/>
          <w:bCs/>
          <w:i w:val="false"/>
          <w:iCs w:val="false"/>
        </w:rPr>
        <w:t xml:space="preserve">.</w:t>
      </w:r>
    </w:p>
    <w:p>
      <w:r>
        <w:rPr>
          <w:b w:val="false"/>
          <w:bCs w:val="false"/>
          <w:i w:val="false"/>
          <w:iCs w:val="false"/>
        </w:rPr>
        <w:t xml:space="preserve">Bài viết bám sát yêu cầu đề bài, có đưa ra nhận định chung và các đặc điểm chính. Tuy nhiên, việc lựa chọn và mô tả số liệu chưa thực sự nổi bật, một số thông tin còn chung chung hoặc thiếu chi tiết cụ thể. Cách trình bày có cấu trúc rõ ràng, phù hợp với dạng bài Task 1.</w:t>
      </w:r>
    </w:p>
    <w:p>
      <w:pPr>
        <w:pStyle w:val="ListParagraph"/>
        <w:numPr>
          <w:ilvl w:val="0"/>
          <w:numId w:val="1"/>
        </w:numPr>
      </w:pPr>
      <w:r>
        <w:rPr>
          <w:b/>
          <w:bCs/>
          <w:i w:val="false"/>
          <w:iCs w:val="false"/>
        </w:rPr>
        <w:t xml:space="preserve">Relevance to Prompt:</w:t>
      </w:r>
      <w:r>
        <w:rPr>
          <w:b w:val="false"/>
          <w:bCs w:val="false"/>
          <w:i w:val="false"/>
          <w:iCs w:val="false"/>
        </w:rPr>
        <w:t xml:space="preserve"> 6</w:t>
      </w:r>
    </w:p>
    <w:p>
      <w:pPr>
        <w:pStyle w:val="ListParagraph"/>
        <w:numPr>
          <w:ilvl w:val="0"/>
          <w:numId w:val="1"/>
        </w:numPr>
      </w:pPr>
      <w:r>
        <w:rPr>
          <w:b/>
          <w:bCs/>
          <w:i w:val="false"/>
          <w:iCs w:val="false"/>
        </w:rPr>
        <w:t xml:space="preserve">Key Data Selection:</w:t>
      </w:r>
      <w:r>
        <w:rPr>
          <w:b w:val="false"/>
          <w:bCs w:val="false"/>
          <w:i w:val="false"/>
          <w:iCs w:val="false"/>
        </w:rPr>
        <w:t xml:space="preserve"> 6</w:t>
      </w:r>
    </w:p>
    <w:p>
      <w:pPr>
        <w:pStyle w:val="ListParagraph"/>
        <w:numPr>
          <w:ilvl w:val="0"/>
          <w:numId w:val="1"/>
        </w:numPr>
      </w:pPr>
      <w:r>
        <w:rPr>
          <w:b/>
          <w:bCs/>
          <w:i w:val="false"/>
          <w:iCs w:val="false"/>
        </w:rPr>
        <w:t xml:space="preserve">Depth of Ideas:</w:t>
      </w:r>
      <w:r>
        <w:rPr>
          <w:b w:val="false"/>
          <w:bCs w:val="false"/>
          <w:i w:val="false"/>
          <w:iCs w:val="false"/>
        </w:rPr>
        <w:t xml:space="preserve"> 5</w:t>
      </w:r>
    </w:p>
    <w:p>
      <w:pPr>
        <w:pStyle w:val="ListParagraph"/>
        <w:numPr>
          <w:ilvl w:val="0"/>
          <w:numId w:val="1"/>
        </w:numPr>
      </w:pPr>
      <w:r>
        <w:rPr>
          <w:b/>
          <w:bCs/>
          <w:i w:val="false"/>
          <w:iCs w:val="false"/>
        </w:rPr>
        <w:t xml:space="preserve">Appropriateness of Format:</w:t>
      </w:r>
      <w:r>
        <w:rPr>
          <w:b w:val="false"/>
          <w:bCs w:val="false"/>
          <w:i w:val="false"/>
          <w:iCs w:val="false"/>
        </w:rPr>
        <w:t xml:space="preserve"> 7</w:t>
      </w:r>
    </w:p>
    <w:p>
      <w:pPr>
        <w:pStyle w:val="ListParagraph"/>
        <w:numPr>
          <w:ilvl w:val="0"/>
          <w:numId w:val="1"/>
        </w:numPr>
      </w:pPr>
      <w:r>
        <w:rPr>
          <w:b/>
          <w:bCs/>
          <w:i w:val="false"/>
          <w:iCs w:val="false"/>
        </w:rPr>
        <w:t xml:space="preserve">Data Accuracy:</w:t>
      </w:r>
      <w:r>
        <w:rPr>
          <w:b w:val="false"/>
          <w:bCs w:val="false"/>
          <w:i w:val="false"/>
          <w:iCs w:val="false"/>
        </w:rPr>
        <w:t xml:space="preserve"> 5</w:t>
      </w:r>
    </w:p>
    <w:p>
      <w:pPr>
        <w:pStyle w:val="ListParagraph"/>
        <w:numPr>
          <w:ilvl w:val="0"/>
          <w:numId w:val="1"/>
        </w:numPr>
      </w:pPr>
      <w:r>
        <w:rPr>
          <w:b/>
          <w:bCs/>
          <w:i w:val="false"/>
          <w:iCs w:val="false"/>
        </w:rPr>
        <w:t xml:space="preserve">Appropriate Word Count:</w:t>
      </w:r>
      <w:r>
        <w:rPr>
          <w:b w:val="false"/>
          <w:bCs w:val="false"/>
          <w:i w:val="false"/>
          <w:iCs w:val="false"/>
        </w:rPr>
        <w:t xml:space="preserve"> 9</w:t>
      </w:r>
    </w:p>
    <w:p>
      <w:pPr>
        <w:pStyle w:val="Heading3"/>
      </w:pPr>
      <w:r>
        <w:rPr>
          <w:b/>
          <w:bCs/>
          <w:i w:val="false"/>
          <w:iCs w:val="false"/>
        </w:rPr>
        <w:t xml:space="preserve">Coherence &amp; Cohesion (CC): 6</w:t>
      </w:r>
      <w:r>
        <w:rPr>
          <w:b/>
          <w:bCs/>
          <w:i w:val="false"/>
          <w:iCs w:val="false"/>
        </w:rPr>
        <w:t xml:space="preserve">.</w:t>
      </w:r>
    </w:p>
    <w:p>
      <w:r>
        <w:rPr>
          <w:b w:val="false"/>
          <w:bCs w:val="false"/>
          <w:i w:val="false"/>
          <w:iCs w:val="false"/>
        </w:rPr>
        <w:t xml:space="preserve">Các ý tưởng được sắp xếp khá hợp lý, có phần mở đầu và kết luận. Tuy nhiên, sự liên kết giữa các câu và đoạn đôi khi còn yếu, việc sử dụng từ nối chưa đa dạng và hiệu quả. Đoạn văn có sự phân chia rõ ràng.</w:t>
      </w:r>
    </w:p>
    <w:p>
      <w:pPr>
        <w:pStyle w:val="ListParagraph"/>
        <w:numPr>
          <w:ilvl w:val="0"/>
          <w:numId w:val="1"/>
        </w:numPr>
      </w:pPr>
      <w:r>
        <w:rPr>
          <w:b/>
          <w:bCs/>
          <w:i w:val="false"/>
          <w:iCs w:val="false"/>
        </w:rPr>
        <w:t xml:space="preserve">Logical Organization:</w:t>
      </w:r>
      <w:r>
        <w:rPr>
          <w:b w:val="false"/>
          <w:bCs w:val="false"/>
          <w:i w:val="false"/>
          <w:iCs w:val="false"/>
        </w:rPr>
        <w:t xml:space="preserve"> 6</w:t>
      </w:r>
    </w:p>
    <w:p>
      <w:pPr>
        <w:pStyle w:val="ListParagraph"/>
        <w:numPr>
          <w:ilvl w:val="0"/>
          <w:numId w:val="1"/>
        </w:numPr>
      </w:pPr>
      <w:r>
        <w:rPr>
          <w:b/>
          <w:bCs/>
          <w:i w:val="false"/>
          <w:iCs w:val="false"/>
        </w:rPr>
        <w:t xml:space="preserve">Effective Introduction &amp; Conclusion:</w:t>
      </w:r>
      <w:r>
        <w:rPr>
          <w:b w:val="false"/>
          <w:bCs w:val="false"/>
          <w:i w:val="false"/>
          <w:iCs w:val="false"/>
        </w:rPr>
        <w:t xml:space="preserve"> 6</w:t>
      </w:r>
    </w:p>
    <w:p>
      <w:pPr>
        <w:pStyle w:val="ListParagraph"/>
        <w:numPr>
          <w:ilvl w:val="0"/>
          <w:numId w:val="1"/>
        </w:numPr>
      </w:pPr>
      <w:r>
        <w:rPr>
          <w:b/>
          <w:bCs/>
          <w:i w:val="false"/>
          <w:iCs w:val="false"/>
        </w:rPr>
        <w:t xml:space="preserve">Supported Main Points:</w:t>
      </w:r>
      <w:r>
        <w:rPr>
          <w:b w:val="false"/>
          <w:bCs w:val="false"/>
          <w:i w:val="false"/>
          <w:iCs w:val="false"/>
        </w:rPr>
        <w:t xml:space="preserve"> 5</w:t>
      </w:r>
    </w:p>
    <w:p>
      <w:pPr>
        <w:pStyle w:val="ListParagraph"/>
        <w:numPr>
          <w:ilvl w:val="0"/>
          <w:numId w:val="1"/>
        </w:numPr>
      </w:pPr>
      <w:r>
        <w:rPr>
          <w:b/>
          <w:bCs/>
          <w:i w:val="false"/>
          <w:iCs w:val="false"/>
        </w:rPr>
        <w:t xml:space="preserve">Cohesive Devices Usage:</w:t>
      </w:r>
      <w:r>
        <w:rPr>
          <w:b w:val="false"/>
          <w:bCs w:val="false"/>
          <w:i w:val="false"/>
          <w:iCs w:val="false"/>
        </w:rPr>
        <w:t xml:space="preserve"> 6</w:t>
      </w:r>
    </w:p>
    <w:p>
      <w:pPr>
        <w:pStyle w:val="ListParagraph"/>
        <w:numPr>
          <w:ilvl w:val="0"/>
          <w:numId w:val="1"/>
        </w:numPr>
      </w:pPr>
      <w:r>
        <w:rPr>
          <w:b/>
          <w:bCs/>
          <w:i w:val="false"/>
          <w:iCs w:val="false"/>
        </w:rPr>
        <w:t xml:space="preserve">Paragraphing:</w:t>
      </w:r>
      <w:r>
        <w:rPr>
          <w:b w:val="false"/>
          <w:bCs w:val="false"/>
          <w:i w:val="false"/>
          <w:iCs w:val="false"/>
        </w:rPr>
        <w:t xml:space="preserve"> 6</w:t>
      </w:r>
    </w:p>
    <w:p>
      <w:pPr>
        <w:pStyle w:val="Heading3"/>
      </w:pPr>
      <w:r>
        <w:rPr>
          <w:b/>
          <w:bCs/>
          <w:i w:val="false"/>
          <w:iCs w:val="false"/>
        </w:rPr>
        <w:t xml:space="preserve">Grammatical Range &amp; Accuracy (GRA): 5</w:t>
      </w:r>
      <w:r>
        <w:rPr>
          <w:b/>
          <w:bCs/>
          <w:i w:val="false"/>
          <w:iCs w:val="false"/>
        </w:rPr>
        <w:t xml:space="preserve">.</w:t>
      </w:r>
    </w:p>
    <w:p>
      <w:r>
        <w:rPr>
          <w:b w:val="false"/>
          <w:bCs w:val="false"/>
          <w:i w:val="false"/>
          <w:iCs w:val="false"/>
        </w:rPr>
        <w:t xml:space="preserve">Sử dụng đa dạng cấu trúc câu nhưng còn mắc nhiều lỗi ngữ pháp và cú pháp, ảnh hưởng đến độ chính xác. Việc sử dụng dấu câu chưa hoàn toàn chính xác.</w:t>
      </w:r>
    </w:p>
    <w:p>
      <w:pPr>
        <w:pStyle w:val="ListParagraph"/>
        <w:numPr>
          <w:ilvl w:val="0"/>
          <w:numId w:val="1"/>
        </w:numPr>
      </w:pPr>
      <w:r>
        <w:rPr>
          <w:b/>
          <w:bCs/>
          <w:i w:val="false"/>
          <w:iCs w:val="false"/>
        </w:rPr>
        <w:t xml:space="preserve">Sentence Structure Variety:</w:t>
      </w:r>
      <w:r>
        <w:rPr>
          <w:b w:val="false"/>
          <w:bCs w:val="false"/>
          <w:i w:val="false"/>
          <w:iCs w:val="false"/>
        </w:rPr>
        <w:t xml:space="preserve"> 5</w:t>
      </w:r>
    </w:p>
    <w:p>
      <w:pPr>
        <w:pStyle w:val="ListParagraph"/>
        <w:numPr>
          <w:ilvl w:val="0"/>
          <w:numId w:val="1"/>
        </w:numPr>
      </w:pPr>
      <w:r>
        <w:rPr>
          <w:b/>
          <w:bCs/>
          <w:i w:val="false"/>
          <w:iCs w:val="false"/>
        </w:rPr>
        <w:t xml:space="preserve">Grammar Accuracy:</w:t>
      </w:r>
      <w:r>
        <w:rPr>
          <w:b w:val="false"/>
          <w:bCs w:val="false"/>
          <w:i w:val="false"/>
          <w:iCs w:val="false"/>
        </w:rPr>
        <w:t xml:space="preserve"> 5</w:t>
      </w:r>
    </w:p>
    <w:p>
      <w:pPr>
        <w:pStyle w:val="ListParagraph"/>
        <w:numPr>
          <w:ilvl w:val="0"/>
          <w:numId w:val="1"/>
        </w:numPr>
      </w:pPr>
      <w:r>
        <w:rPr>
          <w:b/>
          <w:bCs/>
          <w:i w:val="false"/>
          <w:iCs w:val="false"/>
        </w:rPr>
        <w:t xml:space="preserve">Punctuation Usage:</w:t>
      </w:r>
      <w:r>
        <w:rPr>
          <w:b w:val="false"/>
          <w:bCs w:val="false"/>
          <w:i w:val="false"/>
          <w:iCs w:val="false"/>
        </w:rPr>
        <w:t xml:space="preserve"> 5</w:t>
      </w:r>
    </w:p>
    <w:p>
      <w:pPr>
        <w:pStyle w:val="Heading3"/>
      </w:pPr>
      <w:r>
        <w:rPr>
          <w:b/>
          <w:bCs/>
          <w:i w:val="false"/>
          <w:iCs w:val="false"/>
        </w:rPr>
        <w:t xml:space="preserve">Lexical Resource (LR): 5</w:t>
      </w:r>
      <w:r>
        <w:rPr>
          <w:b/>
          <w:bCs/>
          <w:i w:val="false"/>
          <w:iCs w:val="false"/>
        </w:rPr>
        <w:t xml:space="preserve">.</w:t>
      </w:r>
    </w:p>
    <w:p>
      <w:r>
        <w:rPr>
          <w:b w:val="false"/>
          <w:bCs w:val="false"/>
          <w:i w:val="false"/>
          <w:iCs w:val="false"/>
        </w:rPr>
        <w:t xml:space="preserve">Vốn từ vựng ở mức độ chấp nhận được, có sử dụng một số từ vựng liên quan đến chủ đề. Tuy nhiên, còn lặp lại từ và cách diễn đạt chưa tự nhiên, một số lỗi về lựa chọn từ và chính tả.</w:t>
      </w:r>
    </w:p>
    <w:p>
      <w:pPr>
        <w:pStyle w:val="ListParagraph"/>
        <w:numPr>
          <w:ilvl w:val="0"/>
          <w:numId w:val="1"/>
        </w:numPr>
      </w:pPr>
      <w:r>
        <w:rPr>
          <w:b/>
          <w:bCs/>
          <w:i w:val="false"/>
          <w:iCs w:val="false"/>
        </w:rPr>
        <w:t xml:space="preserve">Vocabulary Range:</w:t>
      </w:r>
      <w:r>
        <w:rPr>
          <w:b w:val="false"/>
          <w:bCs w:val="false"/>
          <w:i w:val="false"/>
          <w:iCs w:val="false"/>
        </w:rPr>
        <w:t xml:space="preserve"> 5</w:t>
      </w:r>
    </w:p>
    <w:p>
      <w:pPr>
        <w:pStyle w:val="ListParagraph"/>
        <w:numPr>
          <w:ilvl w:val="0"/>
          <w:numId w:val="1"/>
        </w:numPr>
      </w:pPr>
      <w:r>
        <w:rPr>
          <w:b/>
          <w:bCs/>
          <w:i w:val="false"/>
          <w:iCs w:val="false"/>
        </w:rPr>
        <w:t xml:space="preserve">Lexical Accuracy:</w:t>
      </w:r>
      <w:r>
        <w:rPr>
          <w:b w:val="false"/>
          <w:bCs w:val="false"/>
          <w:i w:val="false"/>
          <w:iCs w:val="false"/>
        </w:rPr>
        <w:t xml:space="preserve"> 5</w:t>
      </w:r>
    </w:p>
    <w:p>
      <w:pPr>
        <w:pStyle w:val="ListParagraph"/>
        <w:numPr>
          <w:ilvl w:val="0"/>
          <w:numId w:val="1"/>
        </w:numPr>
      </w:pPr>
      <w:r>
        <w:rPr>
          <w:b/>
          <w:bCs/>
          <w:i w:val="false"/>
          <w:iCs w:val="false"/>
        </w:rPr>
        <w:t xml:space="preserve">Spelling and Word Formation:</w:t>
      </w:r>
      <w:r>
        <w:rPr>
          <w:b w:val="false"/>
          <w:bCs w:val="false"/>
          <w:i w:val="false"/>
          <w:iCs w:val="false"/>
        </w:rPr>
        <w:t xml:space="preserve"> 5</w:t>
      </w:r>
    </w:p>
    <w:p>
      <w:pPr>
        <w:pStyle w:val="Heading3"/>
      </w:pPr>
      <w:r>
        <w:rPr>
          <w:b/>
          <w:bCs/>
          <w:i w:val="false"/>
          <w:iCs w:val="false"/>
        </w:rPr>
        <w:t xml:space="preserve">Est. Overall Band Score: 6.0</w:t>
      </w:r>
      <w:r>
        <w:rPr>
          <w:b/>
          <w:bCs/>
          <w:i w:val="false"/>
          <w:iCs w:val="false"/>
        </w:rPr>
        <w:t xml:space="preserve">.</w:t>
      </w:r>
    </w:p>
    <w:p>
      <w:pPr>
        <w:pStyle w:val="Heading2"/>
      </w:pPr>
      <w:r>
        <w:rPr>
          <w:b/>
          <w:bCs/>
          <w:i w:val="false"/>
          <w:iCs w:val="false"/>
        </w:rPr>
        <w:t xml:space="preserve">Đánh giá chi tiết</w:t>
      </w:r>
    </w:p>
    <w:p>
      <w:pPr>
        <w:pStyle w:val="Heading3"/>
      </w:pPr>
      <w:r>
        <w:rPr>
          <w:b/>
          <w:bCs/>
          <w:i w:val="false"/>
          <w:iCs w:val="false"/>
        </w:rPr>
        <w:t xml:space="preserve">Cải thiện từng đoạn</w:t>
      </w:r>
    </w:p>
    <w:p>
      <w:pPr>
        <w:pStyle w:val="Heading4"/>
      </w:pPr>
      <w:r>
        <w:rPr>
          <w:b/>
          <w:bCs/>
          <w:i w:val="false"/>
          <w:iCs w:val="false"/>
        </w:rPr>
        <w:t xml:space="preserve">INTRODUCTION</w:t>
      </w:r>
    </w:p>
    <w:p>
      <w:r>
        <w:rPr>
          <w:b w:val="false"/>
          <w:bCs w:val="false"/>
          <w:i/>
          <w:iCs/>
        </w:rPr>
        <w:t xml:space="preserve">"The line chart compares how many foreigners in millions moving to the UK based on different reasons over two decades starting from 1989"</w:t>
      </w:r>
    </w:p>
    <w:p>
      <w:pPr>
        <w:pStyle w:val="Heading5"/>
      </w:pPr>
      <w:r>
        <w:rPr>
          <w:b/>
          <w:bCs/>
          <w:i w:val="false"/>
          <w:iCs w:val="false"/>
        </w:rPr>
        <w:t xml:space="preserve">Comments.</w:t>
      </w:r>
    </w:p>
    <w:p>
      <w:pPr>
        <w:pStyle w:val="ListParagraph"/>
        <w:numPr>
          <w:ilvl w:val="0"/>
          <w:numId w:val="1"/>
        </w:numPr>
      </w:pPr>
      <w:r>
        <w:rPr>
          <w:b/>
          <w:bCs/>
          <w:i w:val="false"/>
          <w:iCs w:val="false"/>
        </w:rPr>
        <w:t xml:space="preserve">Task Response/Task Achievement:</w:t>
      </w:r>
      <w:r>
        <w:rPr>
          <w:b w:val="false"/>
          <w:bCs w:val="false"/>
          <w:i w:val="false"/>
          <w:iCs w:val="false"/>
        </w:rPr>
        <w:t xml:space="preserve"> Giới thiệu chung có vẻ hơi lan man, chưa đi thẳng vào vấn đề chính là biểu đồ thể hiện thông tin gì. "Moving to the UK" nghe chưa sát nghĩa lắm, nên dùng "visiting the UK". "Different reasons" chưa rõ ràng, nên đưa các lý do cụ thể vào. Chưa có số liệu cụ thể để làm rõ ý.</w:t>
      </w:r>
    </w:p>
    <w:p>
      <w:pPr>
        <w:pStyle w:val="ListParagraph"/>
        <w:numPr>
          <w:ilvl w:val="0"/>
          <w:numId w:val="1"/>
        </w:numPr>
      </w:pPr>
      <w:r>
        <w:rPr>
          <w:b/>
          <w:bCs/>
          <w:i w:val="false"/>
          <w:iCs w:val="false"/>
        </w:rPr>
        <w:t xml:space="preserve">Coherence &amp; Cohesion:</w:t>
      </w:r>
      <w:r>
        <w:rPr>
          <w:b w:val="false"/>
          <w:bCs w:val="false"/>
          <w:i w:val="false"/>
          <w:iCs w:val="false"/>
        </w:rPr>
        <w:t xml:space="preserve"> Câu văn còn hơi rời rạc, chưa có sự liên kết chặt chẽ giữa các ý.</w:t>
      </w:r>
    </w:p>
    <w:p>
      <w:pPr>
        <w:pStyle w:val="ListParagraph"/>
        <w:numPr>
          <w:ilvl w:val="0"/>
          <w:numId w:val="1"/>
        </w:numPr>
      </w:pPr>
      <w:r>
        <w:rPr>
          <w:b/>
          <w:bCs/>
          <w:i w:val="false"/>
          <w:iCs w:val="false"/>
        </w:rPr>
        <w:t xml:space="preserve">Lexical Resource:</w:t>
      </w:r>
      <w:r>
        <w:rPr>
          <w:b w:val="false"/>
          <w:bCs w:val="false"/>
          <w:i w:val="false"/>
          <w:iCs w:val="false"/>
        </w:rPr>
        <w:t xml:space="preserve"> Từ vựng "moving to the UK" chưa chính xác. "Demographics" dùng sai ngữ cảnh.</w:t>
      </w:r>
    </w:p>
    <w:p>
      <w:pPr>
        <w:pStyle w:val="Heading5"/>
      </w:pPr>
      <w:r>
        <w:rPr>
          <w:b/>
          <w:bCs/>
          <w:i w:val="false"/>
          <w:iCs w:val="false"/>
        </w:rPr>
        <w:t xml:space="preserve">How to rewrite.</w:t>
      </w:r>
    </w:p>
    <w:p>
      <w:r>
        <w:rPr>
          <w:b w:val="false"/>
          <w:bCs w:val="false"/>
          <w:i/>
          <w:iCs/>
        </w:rPr>
        <w:t xml:space="preserve">"The provided line graph illustrates the number of overseas visitors to the UK in millions from 1989 to 2009, categorized by their purpose of visit."</w:t>
      </w:r>
    </w:p>
    <w:p>
      <w:pPr>
        <w:pStyle w:val="Heading4"/>
      </w:pPr>
      <w:r>
        <w:rPr>
          <w:b/>
          <w:bCs/>
          <w:i w:val="false"/>
          <w:iCs w:val="false"/>
        </w:rPr>
        <w:t xml:space="preserve">OVERVIEW</w:t>
      </w:r>
    </w:p>
    <w:p>
      <w:r>
        <w:rPr>
          <w:b w:val="false"/>
          <w:bCs w:val="false"/>
          <w:i/>
          <w:iCs/>
        </w:rPr>
        <w:t xml:space="preserve">"Overall, all demographics witnessed an upward trend while the least substantial growth was recorded in visitors coming for holiday. Additionally, these categories returned back their initial ranks in the final year."</w:t>
      </w:r>
    </w:p>
    <w:p>
      <w:pPr>
        <w:pStyle w:val="Heading5"/>
      </w:pPr>
      <w:r>
        <w:rPr>
          <w:b/>
          <w:bCs/>
          <w:i w:val="false"/>
          <w:iCs w:val="false"/>
        </w:rPr>
        <w:t xml:space="preserve">Comments.</w:t>
      </w:r>
    </w:p>
    <w:p>
      <w:pPr>
        <w:pStyle w:val="ListParagraph"/>
        <w:numPr>
          <w:ilvl w:val="0"/>
          <w:numId w:val="1"/>
        </w:numPr>
      </w:pPr>
      <w:r>
        <w:rPr>
          <w:b/>
          <w:bCs/>
          <w:i w:val="false"/>
          <w:iCs w:val="false"/>
        </w:rPr>
        <w:t xml:space="preserve">Task Response/Task Achievement:</w:t>
      </w:r>
      <w:r>
        <w:rPr>
          <w:b w:val="false"/>
          <w:bCs w:val="false"/>
          <w:i w:val="false"/>
          <w:iCs w:val="false"/>
        </w:rPr>
        <w:t xml:space="preserve"> Phần này đã nêu được xu hướng chung là tăng lên, đồng thời chỉ ra xu hướng tăng ít nhất của khách du lịch. Tuy nhiên, ý "these categories returned back their initial ranks in the final year" hơi khó hiểu và thiếu số liệu để chứng minh. Nên làm rõ hơn ý này hoặc bỏ đi nếu không có dữ liệu hỗ trợ.</w:t>
      </w:r>
    </w:p>
    <w:p>
      <w:pPr>
        <w:pStyle w:val="ListParagraph"/>
        <w:numPr>
          <w:ilvl w:val="0"/>
          <w:numId w:val="1"/>
        </w:numPr>
      </w:pPr>
      <w:r>
        <w:rPr>
          <w:b/>
          <w:bCs/>
          <w:i w:val="false"/>
          <w:iCs w:val="false"/>
        </w:rPr>
        <w:t xml:space="preserve">Coherence &amp; Cohesion:</w:t>
      </w:r>
      <w:r>
        <w:rPr>
          <w:b w:val="false"/>
          <w:bCs w:val="false"/>
          <w:i w:val="false"/>
          <w:iCs w:val="false"/>
        </w:rPr>
        <w:t xml:space="preserve"> "Additionally" mặc dù là một liên từ, nhưng cách dùng ở đây chưa thực sự hiệu quả để nối hai ý khác nhau về xu hướng và thứ hạng.</w:t>
      </w:r>
    </w:p>
    <w:p>
      <w:pPr>
        <w:pStyle w:val="ListParagraph"/>
        <w:numPr>
          <w:ilvl w:val="0"/>
          <w:numId w:val="1"/>
        </w:numPr>
      </w:pPr>
      <w:r>
        <w:rPr>
          <w:b/>
          <w:bCs/>
          <w:i w:val="false"/>
          <w:iCs w:val="false"/>
        </w:rPr>
        <w:t xml:space="preserve">Grammatical Range &amp; Accuracy:</w:t>
      </w:r>
      <w:r>
        <w:rPr>
          <w:b w:val="false"/>
          <w:bCs w:val="false"/>
          <w:i w:val="false"/>
          <w:iCs w:val="false"/>
        </w:rPr>
        <w:t xml:space="preserve"> "returned back" lặp từ, chỉ cần dùng "returned" là đủ.</w:t>
      </w:r>
    </w:p>
    <w:p>
      <w:pPr>
        <w:pStyle w:val="Heading5"/>
      </w:pPr>
      <w:r>
        <w:rPr>
          <w:b/>
          <w:bCs/>
          <w:i w:val="false"/>
          <w:iCs w:val="false"/>
        </w:rPr>
        <w:t xml:space="preserve">How to rewrite.</w:t>
      </w:r>
    </w:p>
    <w:p>
      <w:r>
        <w:rPr>
          <w:b w:val="false"/>
          <w:bCs w:val="false"/>
          <w:i/>
          <w:iCs/>
        </w:rPr>
        <w:t xml:space="preserve">"Overall, the number of visitors for all purposes saw an increase over the period. Notably, those visiting for holidays experienced the slowest growth, and interestingly, the ranking of the categories by visitor numbers at the end of the period mirrored their positions at the start."</w:t>
      </w:r>
    </w:p>
    <w:p>
      <w:pPr>
        <w:pStyle w:val="Heading4"/>
      </w:pPr>
      <w:r>
        <w:rPr>
          <w:b/>
          <w:bCs/>
          <w:i w:val="false"/>
          <w:iCs w:val="false"/>
        </w:rPr>
        <w:t xml:space="preserve">BODY PARAGRAPH 1</w:t>
      </w:r>
    </w:p>
    <w:p>
      <w:r>
        <w:rPr>
          <w:b w:val="false"/>
          <w:bCs w:val="false"/>
          <w:i/>
          <w:iCs/>
        </w:rPr>
        <w:t xml:space="preserve">"Regarding the kind of tourist with the highest beginning point at around 6,5, the number of people coming to the UK for a vacation reached a high of 9 in 1994 before went down steeply by approximate 2,5 from 1989 to 2004, making it be surpassed by others. Conversely, it returned a peak from 2004 onwards"</w:t>
      </w:r>
    </w:p>
    <w:p>
      <w:pPr>
        <w:pStyle w:val="Heading5"/>
      </w:pPr>
      <w:r>
        <w:rPr>
          <w:b/>
          <w:bCs/>
          <w:i w:val="false"/>
          <w:iCs w:val="false"/>
        </w:rPr>
        <w:t xml:space="preserve">Comments.</w:t>
      </w:r>
    </w:p>
    <w:p>
      <w:pPr>
        <w:pStyle w:val="ListParagraph"/>
        <w:numPr>
          <w:ilvl w:val="0"/>
          <w:numId w:val="1"/>
        </w:numPr>
      </w:pPr>
      <w:r>
        <w:rPr>
          <w:b/>
          <w:bCs/>
          <w:i w:val="false"/>
          <w:iCs w:val="false"/>
        </w:rPr>
        <w:t xml:space="preserve">Task Response/Task Achievement:</w:t>
      </w:r>
      <w:r>
        <w:rPr>
          <w:b w:val="false"/>
          <w:bCs w:val="false"/>
          <w:i w:val="false"/>
          <w:iCs w:val="false"/>
        </w:rPr>
        <w:t xml:space="preserve"> Đoạn này mô tả khá tốt về nhóm khách du lịch, có đưa ra số liệu ban đầu, đỉnh điểm và sự sụt giảm. Tuy nhiên, cách diễn đạt "surpassed by others" hơi chung chung, nên cụ thể hơn. Số liệu 2.5 "from 1989 to 2004" cần làm rõ hơn là giảm bao nhiêu triệu. "Returned a peak" chưa rõ ràng.</w:t>
      </w:r>
    </w:p>
    <w:p>
      <w:pPr>
        <w:pStyle w:val="ListParagraph"/>
        <w:numPr>
          <w:ilvl w:val="0"/>
          <w:numId w:val="1"/>
        </w:numPr>
      </w:pPr>
      <w:r>
        <w:rPr>
          <w:b/>
          <w:bCs/>
          <w:i w:val="false"/>
          <w:iCs w:val="false"/>
        </w:rPr>
        <w:t xml:space="preserve">Coherence &amp; Cohesion:</w:t>
      </w:r>
      <w:r>
        <w:rPr>
          <w:b w:val="false"/>
          <w:bCs w:val="false"/>
          <w:i w:val="false"/>
          <w:iCs w:val="false"/>
        </w:rPr>
        <w:t xml:space="preserve"> "Regarding" là một liên từ tốt để bắt đầu đoạn, nhưng câu sau cần mượt mà hơn. "Conversely" dùng ở đây chưa thực sự hợp lý vì nó không đối lập trực tiếp với câu ngay trước đó.</w:t>
      </w:r>
    </w:p>
    <w:p>
      <w:pPr>
        <w:pStyle w:val="ListParagraph"/>
        <w:numPr>
          <w:ilvl w:val="0"/>
          <w:numId w:val="1"/>
        </w:numPr>
      </w:pPr>
      <w:r>
        <w:rPr>
          <w:b/>
          <w:bCs/>
          <w:i w:val="false"/>
          <w:iCs w:val="false"/>
        </w:rPr>
        <w:t xml:space="preserve">Grammatical Range &amp; Accuracy:</w:t>
      </w:r>
      <w:r>
        <w:rPr>
          <w:b w:val="false"/>
          <w:bCs w:val="false"/>
          <w:i w:val="false"/>
          <w:iCs w:val="false"/>
        </w:rPr>
        <w:t xml:space="preserve"> "went down steeply" nên dùng "dropped steeply" hoặc "declined steeply". "making it be surpassed" là cấu trúc bị động chưa chuẩn, nên dùng "causing it to be surpassed".</w:t>
      </w:r>
    </w:p>
    <w:p>
      <w:pPr>
        <w:pStyle w:val="ListParagraph"/>
        <w:numPr>
          <w:ilvl w:val="0"/>
          <w:numId w:val="1"/>
        </w:numPr>
      </w:pPr>
      <w:r>
        <w:rPr>
          <w:b/>
          <w:bCs/>
          <w:i w:val="false"/>
          <w:iCs w:val="false"/>
        </w:rPr>
        <w:t xml:space="preserve">Lexical Resource:</w:t>
      </w:r>
      <w:r>
        <w:rPr>
          <w:b w:val="false"/>
          <w:bCs w:val="false"/>
          <w:i w:val="false"/>
          <w:iCs w:val="false"/>
        </w:rPr>
        <w:t xml:space="preserve"> "kind of tourist" có thể thay bằng "category of visitor". "Vacation" có thể thay bằng "holiday". "Approximate" nên dùng với "approximately" như một trạng từ. "Returned a peak" chưa mượt, có thể dùng "recovered to reach a peak".</w:t>
      </w:r>
    </w:p>
    <w:p>
      <w:pPr>
        <w:pStyle w:val="Heading5"/>
      </w:pPr>
      <w:r>
        <w:rPr>
          <w:b/>
          <w:bCs/>
          <w:i w:val="false"/>
          <w:iCs w:val="false"/>
        </w:rPr>
        <w:t xml:space="preserve">How to rewrite.</w:t>
      </w:r>
    </w:p>
    <w:p>
      <w:r>
        <w:rPr>
          <w:b w:val="false"/>
          <w:bCs w:val="false"/>
          <w:i/>
          <w:iCs/>
        </w:rPr>
        <w:t xml:space="preserve">"Visitors coming for holidays, which started at approximately 6.5 million, reached a peak of around 9 million in 1994. However, this figure experienced a sharp decline of roughly 2.5 million between 1989 and 2004, causing it to be overtaken by other categories. Nevertheless, this number saw a recovery and peaked again from 2004 onwards."</w:t>
      </w:r>
    </w:p>
    <w:p>
      <w:pPr>
        <w:pStyle w:val="Heading4"/>
      </w:pPr>
      <w:r>
        <w:rPr>
          <w:b/>
          <w:bCs/>
          <w:i w:val="false"/>
          <w:iCs w:val="false"/>
        </w:rPr>
        <w:t xml:space="preserve">BODY PARAGRAPH 2</w:t>
      </w:r>
    </w:p>
    <w:p>
      <w:r>
        <w:rPr>
          <w:b w:val="false"/>
          <w:bCs w:val="false"/>
          <w:i/>
          <w:iCs/>
        </w:rPr>
        <w:t xml:space="preserve">"Concerning the remaining categories, there was a slight four-fifths drop in visitors choosing business between 1989 and 1994, followed by a significant incline by more than a half to roughly 8 during a decade later, ranking first in 2004. At the end of the period, it fluctuated modestly to 7. Similarly, there was a rapid rise in terms of overseas people meeting friends and relative on purpose, peaking at approximately 7 in 2004 despite a minimal drop by nearly 1 in 2009"</w:t>
      </w:r>
    </w:p>
    <w:p>
      <w:pPr>
        <w:pStyle w:val="Heading5"/>
      </w:pPr>
      <w:r>
        <w:rPr>
          <w:b/>
          <w:bCs/>
          <w:i w:val="false"/>
          <w:iCs w:val="false"/>
        </w:rPr>
        <w:t xml:space="preserve">Comments.</w:t>
      </w:r>
    </w:p>
    <w:p>
      <w:pPr>
        <w:pStyle w:val="ListParagraph"/>
        <w:numPr>
          <w:ilvl w:val="0"/>
          <w:numId w:val="1"/>
        </w:numPr>
      </w:pPr>
      <w:r>
        <w:rPr>
          <w:b/>
          <w:bCs/>
          <w:i w:val="false"/>
          <w:iCs w:val="false"/>
        </w:rPr>
        <w:t xml:space="preserve">Task Response/Task Achievement:</w:t>
      </w:r>
      <w:r>
        <w:rPr>
          <w:b w:val="false"/>
          <w:bCs w:val="false"/>
          <w:i w:val="false"/>
          <w:iCs w:val="false"/>
        </w:rPr>
        <w:t xml:space="preserve"> Đoạn này có vẻ gặp nhiều vấn đề về số liệu và cách biểu đạt. "Four-fifths drop" không khớp với xu hướng chung là tăng. "More than a half" là bao nhiêu? "Roughly 8" so với "7" ở cuối có vẻ không hợp lý, cần kiểm tra lại. Việc gộp 2 loại khách vào 1 đoạn là hợp lý.</w:t>
      </w:r>
    </w:p>
    <w:p>
      <w:pPr>
        <w:pStyle w:val="ListParagraph"/>
        <w:numPr>
          <w:ilvl w:val="0"/>
          <w:numId w:val="1"/>
        </w:numPr>
      </w:pPr>
      <w:r>
        <w:rPr>
          <w:b/>
          <w:bCs/>
          <w:i w:val="false"/>
          <w:iCs w:val="false"/>
        </w:rPr>
        <w:t xml:space="preserve">Coherence &amp; Cohesion:</w:t>
      </w:r>
      <w:r>
        <w:rPr>
          <w:b w:val="false"/>
          <w:bCs w:val="false"/>
          <w:i w:val="false"/>
          <w:iCs w:val="false"/>
        </w:rPr>
        <w:t xml:space="preserve"> "Concerning the remaining categories" là cách mở đầu tốt. "Similarly" nối hai ý chưa trọn vẹn.</w:t>
      </w:r>
    </w:p>
    <w:p>
      <w:pPr>
        <w:pStyle w:val="ListParagraph"/>
        <w:numPr>
          <w:ilvl w:val="0"/>
          <w:numId w:val="1"/>
        </w:numPr>
      </w:pPr>
      <w:r>
        <w:rPr>
          <w:b/>
          <w:bCs/>
          <w:i w:val="false"/>
          <w:iCs w:val="false"/>
        </w:rPr>
        <w:t xml:space="preserve">Grammatical Range &amp; Accuracy:</w:t>
      </w:r>
      <w:r>
        <w:rPr>
          <w:b w:val="false"/>
          <w:bCs w:val="false"/>
          <w:i w:val="false"/>
          <w:iCs w:val="false"/>
        </w:rPr>
        <w:t xml:space="preserve"> "four-fifths drop" diễn đạt chưa rõ, nếu giảm thì phải là số âm. Phải là "slight increase". Phần "without a clear decrease" nên làm rõ hơn. "meeting friends and relative" nên là "relatives". "on purpose" chưa thực sự cần thiết. "minimal drop by nearly 1" cần làm rõ là 1 triệu.</w:t>
      </w:r>
    </w:p>
    <w:p>
      <w:pPr>
        <w:pStyle w:val="ListParagraph"/>
        <w:numPr>
          <w:ilvl w:val="0"/>
          <w:numId w:val="1"/>
        </w:numPr>
      </w:pPr>
      <w:r>
        <w:rPr>
          <w:b/>
          <w:bCs/>
          <w:i w:val="false"/>
          <w:iCs w:val="false"/>
        </w:rPr>
        <w:t xml:space="preserve">Lexical Resource:</w:t>
      </w:r>
      <w:r>
        <w:rPr>
          <w:b w:val="false"/>
          <w:bCs w:val="false"/>
          <w:i w:val="false"/>
          <w:iCs w:val="false"/>
        </w:rPr>
        <w:t xml:space="preserve"> "Choosing business" có thể dùng "visiting for business". "Fluctuated modestly" là ổn. "Overseas people" có thể dùng "international visitors". "Relative" nên là "relatives".</w:t>
      </w:r>
    </w:p>
    <w:p>
      <w:pPr>
        <w:pStyle w:val="Heading5"/>
      </w:pPr>
      <w:r>
        <w:rPr>
          <w:b/>
          <w:bCs/>
          <w:i w:val="false"/>
          <w:iCs w:val="false"/>
        </w:rPr>
        <w:t xml:space="preserve">How to rewrite.</w:t>
      </w:r>
    </w:p>
    <w:p>
      <w:r>
        <w:rPr>
          <w:b w:val="false"/>
          <w:bCs w:val="false"/>
          <w:i/>
          <w:iCs/>
        </w:rPr>
        <w:t xml:space="preserve">"Turning to the other categories, the number of business visitors saw a slight increase from 1989 to 1994, followed by a significant rise of over 50% to approximately 8 million by the end of the decade, making it the leading category in 2004. By the end of the period, this figure had settled to around 7 million. Similarly, visitors coming to meet friends and relatives experienced a rapid growth, reaching a peak of about 7 million in 2004, although there was a small decrease of nearly 1 million in 2009."</w:t>
      </w:r>
    </w:p>
    <w:p>
      <w:pPr>
        <w:pStyle w:val="Heading3"/>
      </w:pPr>
      <w:r>
        <w:rPr>
          <w:b/>
          <w:bCs/>
          <w:i w:val="false"/>
          <w:iCs w:val="false"/>
        </w:rPr>
        <w:t xml:space="preserve">Cải thiện cấu trúc &amp; lập luận</w:t>
      </w:r>
    </w:p>
    <w:p>
      <w:pPr>
        <w:pStyle w:val="Heading4"/>
      </w:pPr>
      <w:r>
        <w:rPr>
          <w:b/>
          <w:bCs/>
          <w:i w:val="false"/>
          <w:iCs w:val="false"/>
        </w:rPr>
        <w:t xml:space="preserve">TASK TYPE.</w:t>
      </w:r>
    </w:p>
    <w:p>
      <w:r>
        <w:rPr>
          <w:b w:val="false"/>
          <w:bCs w:val="false"/>
          <w:i w:val="false"/>
          <w:iCs w:val="false"/>
        </w:rPr>
        <w:t xml:space="preserve">Report: Line Graph Data Analysis</w:t>
      </w:r>
    </w:p>
    <w:p>
      <w:pPr>
        <w:pStyle w:val="Heading4"/>
      </w:pPr>
      <w:r>
        <w:rPr>
          <w:b/>
          <w:bCs/>
          <w:i w:val="false"/>
          <w:iCs w:val="false"/>
        </w:rPr>
        <w:t xml:space="preserve">KEY TIPS.</w:t>
      </w:r>
    </w:p>
    <w:p>
      <w:pPr>
        <w:pStyle w:val="ListParagraph"/>
        <w:numPr>
          <w:ilvl w:val="0"/>
          <w:numId w:val="1"/>
        </w:numPr>
      </w:pPr>
      <w:r>
        <w:rPr>
          <w:b w:val="false"/>
          <w:bCs w:val="false"/>
          <w:i w:val="false"/>
          <w:iCs w:val="false"/>
        </w:rPr>
        <w:t xml:space="preserve">Luôn có phần Overview khái quát xu hướng chính của toàn bộ biểu đồ, không đi vào chi tiết số liệu.</w:t>
      </w:r>
    </w:p>
    <w:p>
      <w:pPr>
        <w:pStyle w:val="ListParagraph"/>
        <w:numPr>
          <w:ilvl w:val="0"/>
          <w:numId w:val="1"/>
        </w:numPr>
      </w:pPr>
      <w:r>
        <w:rPr>
          <w:b w:val="false"/>
          <w:bCs w:val="false"/>
          <w:i w:val="false"/>
          <w:iCs w:val="false"/>
        </w:rPr>
        <w:t xml:space="preserve">Tập trung so sánh, đối chiếu giữa các nhóm dữ liệu (các loại khách) và theo thời gian.</w:t>
      </w:r>
    </w:p>
    <w:p>
      <w:pPr>
        <w:pStyle w:val="ListParagraph"/>
        <w:numPr>
          <w:ilvl w:val="0"/>
          <w:numId w:val="1"/>
        </w:numPr>
      </w:pPr>
      <w:r>
        <w:rPr>
          <w:b w:val="false"/>
          <w:bCs w:val="false"/>
          <w:i w:val="false"/>
          <w:iCs w:val="false"/>
        </w:rPr>
        <w:t xml:space="preserve">Sử dụng ngôn ngữ so sánh và mô tả xu hướng chính xác (tăng, giảm, giữ nguyên, biến động, đạt đỉnh...).</w:t>
      </w:r>
    </w:p>
    <w:p>
      <w:pPr>
        <w:pStyle w:val="Heading4"/>
      </w:pPr>
      <w:r>
        <w:rPr>
          <w:b/>
          <w:bCs/>
          <w:i w:val="false"/>
          <w:iCs w:val="false"/>
        </w:rPr>
        <w:t xml:space="preserve">RECOMMENDED ESSAY OUTLINE/STRUCTURE.</w:t>
      </w:r>
    </w:p>
    <w:p>
      <w:pPr>
        <w:pStyle w:val="ListParagraph"/>
        <w:numPr>
          <w:ilvl w:val="0"/>
          <w:numId w:val="1"/>
        </w:numPr>
      </w:pPr>
      <w:r>
        <w:rPr>
          <w:b/>
          <w:bCs/>
          <w:i w:val="false"/>
          <w:iCs w:val="false"/>
        </w:rPr>
        <w:t xml:space="preserve">Introduction:</w:t>
      </w:r>
      <w:r>
        <w:rPr>
          <w:b w:val="false"/>
          <w:bCs w:val="false"/>
          <w:i w:val="false"/>
          <w:iCs w:val="false"/>
        </w:rPr>
        <w:t xml:space="preserve"> Giới thiệu chung về biểu đồ, cái gì được miêu tả, trong khoảng thời gian nào, đơn vị là gì.
  </w:t>
      </w:r>
    </w:p>
    <w:p>
      <w:pPr>
        <w:pStyle w:val="ListParagraph"/>
        <w:numPr>
          <w:ilvl w:val="1"/>
          <w:numId w:val="1"/>
        </w:numPr>
      </w:pPr>
      <w:r>
        <w:rPr>
          <w:b w:val="false"/>
          <w:bCs w:val="false"/>
          <w:i/>
          <w:iCs/>
        </w:rPr>
        <w:t xml:space="preserve">Sample Topic Sentence: "The line graph illustrates the number of overseas visitors to the UK between 1989 and 2009, broken down by their purpose of visit."</w:t>
      </w:r>
    </w:p>
    <w:p>
      <w:pPr>
        <w:pStyle w:val="ListParagraph"/>
        <w:numPr>
          <w:ilvl w:val="0"/>
          <w:numId w:val="1"/>
        </w:numPr>
      </w:pPr>
      <w:r>
        <w:rPr>
          <w:b/>
          <w:bCs/>
          <w:i w:val="false"/>
          <w:iCs w:val="false"/>
        </w:rPr>
        <w:t xml:space="preserve">Overall Summary (Overview):</w:t>
      </w:r>
      <w:r>
        <w:rPr>
          <w:b w:val="false"/>
          <w:bCs w:val="false"/>
          <w:i w:val="false"/>
          <w:iCs w:val="false"/>
        </w:rPr>
        <w:t xml:space="preserve"> Nêu bật xu hướng chính của tất cả các loại khách (tăng/giảm), nhóm nào có sự thay đổi nhiều nhất/ít nhất, hoặc nhóm nào chiếm ưu thế. Không đưa số liệu chi tiết.
  </w:t>
      </w:r>
    </w:p>
    <w:p>
      <w:pPr>
        <w:pStyle w:val="ListParagraph"/>
        <w:numPr>
          <w:ilvl w:val="1"/>
          <w:numId w:val="1"/>
        </w:numPr>
      </w:pPr>
      <w:r>
        <w:rPr>
          <w:b w:val="false"/>
          <w:bCs w:val="false"/>
          <w:i/>
          <w:iCs/>
        </w:rPr>
        <w:t xml:space="preserve">Sample Topic Sentence: "Overall, the total number of international visitors to the UK increased steadily throughout the period, with those visiting for business consistently forming the largest group."</w:t>
      </w:r>
    </w:p>
    <w:p>
      <w:pPr>
        <w:pStyle w:val="ListParagraph"/>
        <w:numPr>
          <w:ilvl w:val="0"/>
          <w:numId w:val="1"/>
        </w:numPr>
      </w:pPr>
      <w:r>
        <w:rPr>
          <w:b/>
          <w:bCs/>
          <w:i w:val="false"/>
          <w:iCs w:val="false"/>
        </w:rPr>
        <w:t xml:space="preserve">Body Paragraph 1:</w:t>
      </w:r>
      <w:r>
        <w:rPr>
          <w:b w:val="false"/>
          <w:bCs w:val="false"/>
          <w:i w:val="false"/>
          <w:iCs w:val="false"/>
        </w:rPr>
        <w:t xml:space="preserve"> Tập trung mô tả chi tiết và so sánh 1-2 nhóm dữ liệu có xu hướng tương đồng hoặc nhóm chiếm ưu thế. Đưa vào các số liệu quan trọng (điểm bắt đầu, điểm kết thúc, đỉnh, đáy, mức tăng/giảm).
  </w:t>
      </w:r>
    </w:p>
    <w:p>
      <w:pPr>
        <w:pStyle w:val="ListParagraph"/>
        <w:numPr>
          <w:ilvl w:val="1"/>
          <w:numId w:val="1"/>
        </w:numPr>
      </w:pPr>
      <w:r>
        <w:rPr>
          <w:b w:val="false"/>
          <w:bCs w:val="false"/>
          <w:i/>
          <w:iCs/>
        </w:rPr>
        <w:t xml:space="preserve">Sample Topic Sentence: "The most significant trend was observed in the 'Business' category, which began at approximately X million in 1989 and rose dramatically to Y million by 2004."</w:t>
      </w:r>
    </w:p>
    <w:p>
      <w:pPr>
        <w:pStyle w:val="ListParagraph"/>
        <w:numPr>
          <w:ilvl w:val="0"/>
          <w:numId w:val="1"/>
        </w:numPr>
      </w:pPr>
      <w:r>
        <w:rPr>
          <w:b/>
          <w:bCs/>
          <w:i w:val="false"/>
          <w:iCs w:val="false"/>
        </w:rPr>
        <w:t xml:space="preserve">Body Paragraph 2:</w:t>
      </w:r>
      <w:r>
        <w:rPr>
          <w:b w:val="false"/>
          <w:bCs w:val="false"/>
          <w:i w:val="false"/>
          <w:iCs w:val="false"/>
        </w:rPr>
        <w:t xml:space="preserve"> Mô tả chi tiết và so sánh các nhóm dữ liệu còn lại. Tiếp tục đưa vào các số liệu quan trọng và làm nổi bật sự khác biệt/tương đồng.
  </w:t>
      </w:r>
    </w:p>
    <w:p>
      <w:pPr>
        <w:pStyle w:val="ListParagraph"/>
        <w:numPr>
          <w:ilvl w:val="1"/>
          <w:numId w:val="1"/>
        </w:numPr>
      </w:pPr>
      <w:r>
        <w:rPr>
          <w:b w:val="false"/>
          <w:bCs w:val="false"/>
          <w:i/>
          <w:iCs/>
        </w:rPr>
        <w:t xml:space="preserve">Sample Topic Sentence: "In contrast, visitors coming for holidays showed more fluctuation, starting at around Z million, peaking at W million in 1994, and then declining before recovering."</w:t>
      </w:r>
    </w:p>
    <w:p>
      <w:pPr>
        <w:pStyle w:val="Heading3"/>
      </w:pPr>
      <w:r>
        <w:rPr>
          <w:b/>
          <w:bCs/>
          <w:i w:val="false"/>
          <w:iCs w:val="false"/>
        </w:rPr>
        <w:t xml:space="preserve">Từ vựng liên quan</w:t>
      </w:r>
    </w:p>
    <w:tbl>
      <w:tblPr>
        <w:tblW w:type="auto" w:w="0"/>
        <w:tblBorders>
          <w:top w:val="single" w:color="000000" w:sz="1"/>
          <w:left w:val="single" w:color="000000" w:sz="1"/>
          <w:bottom w:val="single" w:color="000000" w:sz="1"/>
          <w:right w:val="single" w:color="000000" w:sz="1"/>
          <w:insideH w:val="single" w:color="000000" w:sz="1"/>
          <w:insideV w:val="single" w:color="000000" w:sz="1"/>
        </w:tblBorders>
      </w:tblPr>
      <w:tblGrid>
        <w:gridCol w:w="3000"/>
        <w:gridCol w:w="3000"/>
        <w:gridCol w:w="3000"/>
      </w:tblGrid>
      <w:tr>
        <w:tc>
          <w:tcPr>
            <w:tcW w:type="dxa" w:w="3000"/>
            <w:tcBorders>
              <w:top w:val="single" w:color="000000" w:sz="1"/>
              <w:left w:val="single" w:color="000000" w:sz="1"/>
              <w:bottom w:val="single" w:color="000000" w:sz="1"/>
              <w:right w:val="single" w:color="000000" w:sz="1"/>
            </w:tcBorders>
            <w:shd w:fill="E6E6E6"/>
            <w:tcMar>
              <w:top w:type="dxa" w:w="100"/>
              <w:left w:type="dxa" w:w="100"/>
              <w:bottom w:type="dxa" w:w="100"/>
              <w:right w:type="dxa" w:w="100"/>
            </w:tcMar>
          </w:tcPr>
          <w:p>
            <w:r>
              <w:rPr>
                <w:b/>
                <w:bCs/>
                <w:i w:val="false"/>
                <w:iCs w:val="false"/>
              </w:rPr>
              <w:t xml:space="preserve">New Word</w:t>
            </w:r>
          </w:p>
        </w:tc>
        <w:tc>
          <w:tcPr>
            <w:tcW w:type="dxa" w:w="3000"/>
            <w:tcBorders>
              <w:top w:val="single" w:color="000000" w:sz="1"/>
              <w:left w:val="single" w:color="000000" w:sz="1"/>
              <w:bottom w:val="single" w:color="000000" w:sz="1"/>
              <w:right w:val="single" w:color="000000" w:sz="1"/>
            </w:tcBorders>
            <w:shd w:fill="E6E6E6"/>
            <w:tcMar>
              <w:top w:type="dxa" w:w="100"/>
              <w:left w:type="dxa" w:w="100"/>
              <w:bottom w:type="dxa" w:w="100"/>
              <w:right w:type="dxa" w:w="100"/>
            </w:tcMar>
          </w:tcPr>
          <w:p>
            <w:r>
              <w:rPr>
                <w:b/>
                <w:bCs/>
                <w:i w:val="false"/>
                <w:iCs w:val="false"/>
              </w:rPr>
              <w:t xml:space="preserve">Word Type</w:t>
            </w:r>
          </w:p>
        </w:tc>
        <w:tc>
          <w:tcPr>
            <w:tcW w:type="dxa" w:w="3000"/>
            <w:tcBorders>
              <w:top w:val="single" w:color="000000" w:sz="1"/>
              <w:left w:val="single" w:color="000000" w:sz="1"/>
              <w:bottom w:val="single" w:color="000000" w:sz="1"/>
              <w:right w:val="single" w:color="000000" w:sz="1"/>
            </w:tcBorders>
            <w:shd w:fill="E6E6E6"/>
            <w:tcMar>
              <w:top w:type="dxa" w:w="100"/>
              <w:left w:type="dxa" w:w="100"/>
              <w:bottom w:type="dxa" w:w="100"/>
              <w:right w:type="dxa" w:w="100"/>
            </w:tcMar>
          </w:tcPr>
          <w:p>
            <w:r>
              <w:rPr>
                <w:b/>
                <w:bCs/>
                <w:i w:val="false"/>
                <w:iCs w:val="false"/>
              </w:rPr>
              <w:t xml:space="preserve">Definition</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Surge</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Noun</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Tăng đột ngột</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Dip</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Noun</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Sự sụt giảm nhẹ</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Plummet</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Verb</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Giảm mạnh</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Steadily</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Adverb</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Một cách ổn định</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Peak</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Verb</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Đạt đỉnh</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Reached a plateau</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Verb Phrase</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Chạm ngưỡng</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Represented</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Verb</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Đại diện</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Contrastingly</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Adverb</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Ngược lại</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Significant</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Adjective</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Quan trọng, đáng kể</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Substantial</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Adjective</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Đáng kể, lớn</w:t>
            </w:r>
          </w:p>
        </w:tc>
      </w:tr>
    </w:tbl>
    <w:p>
      <w:pPr>
        <w:pStyle w:val="Heading3"/>
      </w:pPr>
      <w:r>
        <w:rPr>
          <w:b/>
          <w:bCs/>
          <w:i w:val="false"/>
          <w:iCs w:val="false"/>
        </w:rPr>
        <w:t xml:space="preserve">Đa dạng hóa cấu trúc câu</w:t>
      </w:r>
    </w:p>
    <w:tbl>
      <w:tblPr>
        <w:tblW w:type="auto" w:w="0"/>
        <w:tblBorders>
          <w:top w:val="single" w:color="000000" w:sz="1"/>
          <w:left w:val="single" w:color="000000" w:sz="1"/>
          <w:bottom w:val="single" w:color="000000" w:sz="1"/>
          <w:right w:val="single" w:color="000000" w:sz="1"/>
          <w:insideH w:val="single" w:color="000000" w:sz="1"/>
          <w:insideV w:val="single" w:color="000000" w:sz="1"/>
        </w:tblBorders>
      </w:tblPr>
      <w:tblGrid>
        <w:gridCol w:w="3000"/>
        <w:gridCol w:w="3000"/>
        <w:gridCol w:w="3000"/>
      </w:tblGrid>
      <w:tr>
        <w:tc>
          <w:tcPr>
            <w:tcW w:type="dxa" w:w="3000"/>
            <w:tcBorders>
              <w:top w:val="single" w:color="000000" w:sz="1"/>
              <w:left w:val="single" w:color="000000" w:sz="1"/>
              <w:bottom w:val="single" w:color="000000" w:sz="1"/>
              <w:right w:val="single" w:color="000000" w:sz="1"/>
            </w:tcBorders>
            <w:shd w:fill="E6E6E6"/>
            <w:tcMar>
              <w:top w:type="dxa" w:w="100"/>
              <w:left w:type="dxa" w:w="100"/>
              <w:bottom w:type="dxa" w:w="100"/>
              <w:right w:type="dxa" w:w="100"/>
            </w:tcMar>
          </w:tcPr>
          <w:p>
            <w:r>
              <w:rPr>
                <w:b/>
                <w:bCs/>
                <w:i w:val="false"/>
                <w:iCs w:val="false"/>
              </w:rPr>
              <w:t xml:space="preserve">Grammar Structure</w:t>
            </w:r>
          </w:p>
        </w:tc>
        <w:tc>
          <w:tcPr>
            <w:tcW w:type="dxa" w:w="3000"/>
            <w:tcBorders>
              <w:top w:val="single" w:color="000000" w:sz="1"/>
              <w:left w:val="single" w:color="000000" w:sz="1"/>
              <w:bottom w:val="single" w:color="000000" w:sz="1"/>
              <w:right w:val="single" w:color="000000" w:sz="1"/>
            </w:tcBorders>
            <w:shd w:fill="E6E6E6"/>
            <w:tcMar>
              <w:top w:type="dxa" w:w="100"/>
              <w:left w:type="dxa" w:w="100"/>
              <w:bottom w:type="dxa" w:w="100"/>
              <w:right w:type="dxa" w:w="100"/>
            </w:tcMar>
          </w:tcPr>
          <w:p>
            <w:r>
              <w:rPr>
                <w:b/>
                <w:bCs/>
                <w:i w:val="false"/>
                <w:iCs w:val="false"/>
              </w:rPr>
              <w:t xml:space="preserve">Original Sentence</w:t>
            </w:r>
          </w:p>
        </w:tc>
        <w:tc>
          <w:tcPr>
            <w:tcW w:type="dxa" w:w="3000"/>
            <w:tcBorders>
              <w:top w:val="single" w:color="000000" w:sz="1"/>
              <w:left w:val="single" w:color="000000" w:sz="1"/>
              <w:bottom w:val="single" w:color="000000" w:sz="1"/>
              <w:right w:val="single" w:color="000000" w:sz="1"/>
            </w:tcBorders>
            <w:shd w:fill="E6E6E6"/>
            <w:tcMar>
              <w:top w:type="dxa" w:w="100"/>
              <w:left w:type="dxa" w:w="100"/>
              <w:bottom w:type="dxa" w:w="100"/>
              <w:right w:type="dxa" w:w="100"/>
            </w:tcMar>
          </w:tcPr>
          <w:p>
            <w:r>
              <w:rPr>
                <w:b/>
                <w:bCs/>
                <w:i w:val="false"/>
                <w:iCs w:val="false"/>
              </w:rPr>
              <w:t xml:space="preserve">Rephrased Sentence</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bCs/>
                <w:i w:val="false"/>
                <w:iCs w:val="false"/>
              </w:rPr>
              <w:t xml:space="preserve">Mệnh đề quan hệ không xác định (Non-defining relative clause):</w:t>
            </w:r>
            <w:r>
              <w:rPr>
                <w:b w:val="false"/>
                <w:bCs w:val="false"/>
                <w:i w:val="false"/>
                <w:iCs w:val="false"/>
              </w:rPr>
              <w:t xml:space="preserve"> which/who + verb</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"Regarding the kind of tourist with the highest beginning point at around 6,5, the number of people coming to the UK for a vacation reached a high of 9 in 1994..."</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"Visitors coming for holidays, which started at approximately 6.5 million, reached a peak of around 9 million in 1994..."</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bCs/>
                <w:i w:val="false"/>
                <w:iCs w:val="false"/>
              </w:rPr>
              <w:t xml:space="preserve">Cấu trúc so sánh (Comparison):</w:t>
            </w:r>
            <w:r>
              <w:rPr>
                <w:b w:val="false"/>
                <w:bCs w:val="false"/>
                <w:i w:val="false"/>
                <w:iCs w:val="false"/>
              </w:rPr>
              <w:t xml:space="preserve"> ...than...</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"making it be surpassed by others."</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"This figure was surpassed by other categories."</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bCs/>
                <w:i w:val="false"/>
                <w:iCs w:val="false"/>
              </w:rPr>
              <w:t xml:space="preserve">Mệnh đề trạng ngữ chỉ sự nhượng bộ (Adverbial clause of concession):</w:t>
            </w:r>
            <w:r>
              <w:rPr>
                <w:b w:val="false"/>
                <w:bCs w:val="false"/>
                <w:i w:val="false"/>
                <w:iCs w:val="false"/>
              </w:rPr>
              <w:t xml:space="preserve"> although/though/even though + clause</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"peaking at approximately 7 in 2004 despite a minimal drop by nearly 1 in 2009"</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"reaching a peak of about 7 million in 2004, although there was a small decrease of nearly 1 million in 2009."</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bCs/>
                <w:i w:val="false"/>
                <w:iCs w:val="false"/>
              </w:rPr>
              <w:t xml:space="preserve">Trạng từ chỉ cách thức (Adverb of Manner):</w:t>
            </w:r>
            <w:r>
              <w:rPr>
                <w:b w:val="false"/>
                <w:bCs w:val="false"/>
                <w:i w:val="false"/>
                <w:iCs w:val="false"/>
              </w:rPr>
              <w:t xml:space="preserve"> ...ly + verb</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"went down steeply"</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"declined steeply"</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bCs/>
                <w:i w:val="false"/>
                <w:iCs w:val="false"/>
              </w:rPr>
              <w:t xml:space="preserve">Cấu trúc with + Noun + Adjective/Adverbial Phrase</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(No direct example in original but generally useful for describing trends)</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"The number of business visitors showed a significant rise, with the figure climbing to approximately 8 million by the end of the decade."</w:t>
            </w:r>
          </w:p>
        </w:tc>
      </w:tr>
    </w:tbl>
    <w:p>
      <w:pPr>
        <w:pStyle w:val="Heading3"/>
      </w:pPr>
      <w:r>
        <w:rPr>
          <w:b/>
          <w:bCs/>
          <w:i w:val="false"/>
          <w:iCs w:val="false"/>
        </w:rPr>
        <w:t xml:space="preserve">Cải thiện tính mạch lạc</w:t>
      </w:r>
    </w:p>
    <w:tbl>
      <w:tblPr>
        <w:tblW w:type="auto" w:w="0"/>
        <w:tblBorders>
          <w:top w:val="single" w:color="000000" w:sz="1"/>
          <w:left w:val="single" w:color="000000" w:sz="1"/>
          <w:bottom w:val="single" w:color="000000" w:sz="1"/>
          <w:right w:val="single" w:color="000000" w:sz="1"/>
          <w:insideH w:val="single" w:color="000000" w:sz="1"/>
          <w:insideV w:val="single" w:color="000000" w:sz="1"/>
        </w:tblBorders>
      </w:tblPr>
      <w:tblGrid>
        <w:gridCol w:w="3000"/>
        <w:gridCol w:w="3000"/>
        <w:gridCol w:w="3000"/>
      </w:tblGrid>
      <w:tr>
        <w:tc>
          <w:tcPr>
            <w:tcW w:type="dxa" w:w="3000"/>
            <w:tcBorders>
              <w:top w:val="single" w:color="000000" w:sz="1"/>
              <w:left w:val="single" w:color="000000" w:sz="1"/>
              <w:bottom w:val="single" w:color="000000" w:sz="1"/>
              <w:right w:val="single" w:color="000000" w:sz="1"/>
            </w:tcBorders>
            <w:shd w:fill="E6E6E6"/>
            <w:tcMar>
              <w:top w:type="dxa" w:w="100"/>
              <w:left w:type="dxa" w:w="100"/>
              <w:bottom w:type="dxa" w:w="100"/>
              <w:right w:type="dxa" w:w="100"/>
            </w:tcMar>
          </w:tcPr>
          <w:p>
            <w:r>
              <w:rPr>
                <w:b/>
                <w:bCs/>
                <w:i w:val="false"/>
                <w:iCs w:val="false"/>
              </w:rPr>
              <w:t xml:space="preserve">Original Text</w:t>
            </w:r>
          </w:p>
        </w:tc>
        <w:tc>
          <w:tcPr>
            <w:tcW w:type="dxa" w:w="3000"/>
            <w:tcBorders>
              <w:top w:val="single" w:color="000000" w:sz="1"/>
              <w:left w:val="single" w:color="000000" w:sz="1"/>
              <w:bottom w:val="single" w:color="000000" w:sz="1"/>
              <w:right w:val="single" w:color="000000" w:sz="1"/>
            </w:tcBorders>
            <w:shd w:fill="E6E6E6"/>
            <w:tcMar>
              <w:top w:type="dxa" w:w="100"/>
              <w:left w:type="dxa" w:w="100"/>
              <w:bottom w:type="dxa" w:w="100"/>
              <w:right w:type="dxa" w:w="100"/>
            </w:tcMar>
          </w:tcPr>
          <w:p>
            <w:r>
              <w:rPr>
                <w:b/>
                <w:bCs/>
                <w:i w:val="false"/>
                <w:iCs w:val="false"/>
              </w:rPr>
              <w:t xml:space="preserve">Improved Text</w:t>
            </w:r>
          </w:p>
        </w:tc>
        <w:tc>
          <w:tcPr>
            <w:tcW w:type="dxa" w:w="3000"/>
            <w:tcBorders>
              <w:top w:val="single" w:color="000000" w:sz="1"/>
              <w:left w:val="single" w:color="000000" w:sz="1"/>
              <w:bottom w:val="single" w:color="000000" w:sz="1"/>
              <w:right w:val="single" w:color="000000" w:sz="1"/>
            </w:tcBorders>
            <w:shd w:fill="E6E6E6"/>
            <w:tcMar>
              <w:top w:type="dxa" w:w="100"/>
              <w:left w:type="dxa" w:w="100"/>
              <w:bottom w:type="dxa" w:w="100"/>
              <w:right w:type="dxa" w:w="100"/>
            </w:tcMar>
          </w:tcPr>
          <w:p>
            <w:r>
              <w:rPr>
                <w:b/>
                <w:bCs/>
                <w:i w:val="false"/>
                <w:iCs w:val="false"/>
              </w:rPr>
              <w:t xml:space="preserve">Explanation</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"...making it be surpassed by others. Conversely, it returned a peak from 2004 onwards"</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"...making it be surpassed by others. Nevertheless, this number saw a recovery and peaked again from 2004 onwards."</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Dùng "Nevertheless" thay cho "Conversely" để thể hiện sự phục hồi sau khi giảm.</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"Concerning the remaining categories, there was a slight four-fifths drop in visitors choosing business between 1989 and 1994..."</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"Turning to the other categories, the number of business visitors saw a slight increase from 1989 to 1994..."</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Thay "Concerning" bằng "Turning to" để chuyển ý mượt mà hơn và sửa lỗi "drop".</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"At the end of the period, it fluctuated modestly to 7. Similarly, there was a rapid rise..."</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"By the end of the period, this figure had settled to around 7 million. Similarly, visitors coming to meet friends and relatives experienced a rapid growth..."</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Dùng "By the end of the period" và "settled to around" để diễn đạt cụ thể hơn.</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"Similarly, there was a rapid rise in terms of overseas people meeting friends and relative on purpose..."</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"Similarly, visitors coming to meet friends and relatives experienced a rapid growth..."</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Thay "in terms of overseas people" bằng "visitors coming to meet" cho gọn và rõ ý.</w:t>
            </w:r>
          </w:p>
        </w:tc>
      </w:tr>
      <w:tr>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"...peaking at approximately 7 in 2004 despite a minimal drop by nearly 1 in 2009"</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iCs/>
              </w:rPr>
              <w:t xml:space="preserve">"...reaching a peak of about 7 million in 2004, although there was a small decrease of nearly 1 million in 2009."</w:t>
            </w:r>
          </w:p>
        </w:tc>
        <w:tc>
          <w:tcPr>
            <w:tcW w:type="dxa" w:w="300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val="false"/>
                <w:bCs w:val="false"/>
                <w:i w:val="false"/>
                <w:iCs w:val="false"/>
              </w:rPr>
              <w:t xml:space="preserve">"Although" giúp nối ý tốt hơn "despite" trong trường hợp này và bổ sung đơn vị "million".</w:t>
            </w:r>
          </w:p>
        </w:tc>
      </w:tr>
    </w:tbl>
    <w:p>
      <w:pPr>
        <w:pStyle w:val="Heading2"/>
      </w:pPr>
      <w:r>
        <w:rPr>
          <w:b/>
          <w:bCs/>
          <w:i w:val="false"/>
          <w:iCs w:val="false"/>
        </w:rPr>
        <w:t xml:space="preserve">Bài Luận Mẫu</w:t>
      </w:r>
    </w:p>
    <w:p>
      <w:pPr>
        <w:pStyle w:val="Heading3"/>
      </w:pPr>
      <w:r>
        <w:rPr>
          <w:b/>
          <w:bCs/>
          <w:i w:val="false"/>
          <w:iCs w:val="false"/>
        </w:rPr>
        <w:t xml:space="preserve">Revised Essay.</w:t>
      </w:r>
    </w:p>
    <w:p>
      <w:pPr>
        <w:pStyle w:val="Heading4"/>
      </w:pPr>
      <w:r>
        <w:rPr>
          <w:b/>
          <w:bCs/>
          <w:i w:val="false"/>
          <w:iCs w:val="false"/>
        </w:rPr>
        <w:t xml:space="preserve">Vocabulary Level: Band 5.5–6.5 (Intermediate).</w:t>
      </w:r>
    </w:p>
    <w:p>
      <w:r>
        <w:rPr>
          <w:b w:val="false"/>
          <w:bCs w:val="false"/>
          <w:i w:val="false"/>
          <w:iCs w:val="false"/>
        </w:rPr>
        <w:t xml:space="preserve">The line chart compares the number of overseas visitors to the UK for various reasons between 1989 and 2009.</w:t>
      </w:r>
    </w:p>
    <w:p/>
    <w:p>
      <w:r>
        <w:rPr>
          <w:b w:val="false"/>
          <w:bCs w:val="false"/>
          <w:i w:val="false"/>
          <w:iCs w:val="false"/>
        </w:rPr>
        <w:t xml:space="preserve">Overall, all categories of visitors showed an increasing trend over the period. The fewest visitors were those travelling for holidays. By the end of the period, the ranking of visitor purposes returned to their initial positions.</w:t>
      </w:r>
    </w:p>
    <w:p/>
    <w:p>
      <w:r>
        <w:rPr>
          <w:b w:val="false"/>
          <w:bCs w:val="false"/>
          <w:i w:val="false"/>
          <w:iCs w:val="false"/>
        </w:rPr>
        <w:t xml:space="preserve">In terms of holiday visitors, who started highest at around 6.5 million, their numbers reached a peak of 9 million in 1994. After that, there was a significant decrease by approximately 2.5 million from 1989 to 2004, causing this category to be overtaken by others. However, it increased again from 2004 onwards.</w:t>
      </w:r>
    </w:p>
    <w:p/>
    <w:p>
      <w:r>
        <w:rPr>
          <w:b w:val="false"/>
          <w:bCs w:val="false"/>
          <w:i w:val="false"/>
          <w:iCs w:val="false"/>
        </w:rPr>
        <w:t xml:space="preserve">Looking at the other categories, the number of business visitors dropped slightly by about 0.4 million between 1989 and 1994. This was followed by a substantial rise of over half a million, reaching approximately 8 million a decade later, making it the leading category in 2004. By the end of the period, it fluctuated slightly to 7 million. Similarly, there was a rapid increase in visitors coming to meet friends and relatives, peaking at around 7 million in 2004, despite a small decrease of nearly 1 million in 2009.</w:t>
      </w:r>
    </w:p>
    <w:p>
      <w:pPr>
        <w:pStyle w:val="Heading3"/>
      </w:pPr>
      <w:r>
        <w:rPr>
          <w:b/>
          <w:bCs/>
          <w:i w:val="false"/>
          <w:iCs w:val="false"/>
        </w:rPr>
        <w:t xml:space="preserve">Band 8.0 - 9.0 Sample Essay.</w:t>
      </w:r>
    </w:p>
    <w:p>
      <w:pPr>
        <w:pStyle w:val="Heading4"/>
      </w:pPr>
      <w:r>
        <w:rPr>
          <w:b/>
          <w:bCs/>
          <w:i w:val="false"/>
          <w:iCs w:val="false"/>
        </w:rPr>
        <w:t xml:space="preserve">Vocabulary Level: Band 8.0 - 9.0.</w:t>
      </w:r>
    </w:p>
    <w:p>
      <w:r>
        <w:rPr>
          <w:b w:val="false"/>
          <w:bCs w:val="false"/>
          <w:i w:val="false"/>
          <w:iCs w:val="false"/>
        </w:rPr>
        <w:t xml:space="preserve">The provided line graph illustrates the number of international visitors to the United Kingdom, categorised by their stated purpose of visit, over a twenty-year span from 1989 to 2009.</w:t>
      </w:r>
    </w:p>
    <w:p/>
    <w:p>
      <w:r>
        <w:rPr>
          <w:b w:val="false"/>
          <w:bCs w:val="false"/>
          <w:i w:val="false"/>
          <w:iCs w:val="false"/>
        </w:rPr>
        <w:t xml:space="preserve">An overview of the data reveals a general upward trend in visitor numbers across all categories throughout the surveyed period. Notably, individuals travelling for leisure consistently represented the smallest cohort, while those visiting for business purposes experienced the most significant growth, eventually becoming the most popular reason for travel by the middle of the period. Interestingly, the initial ranking of visitor purposes was largely restored by 2009.</w:t>
      </w:r>
    </w:p>
    <w:p/>
    <w:p>
      <w:r>
        <w:rPr>
          <w:b w:val="false"/>
          <w:bCs w:val="false"/>
          <w:i w:val="false"/>
          <w:iCs w:val="false"/>
        </w:rPr>
        <w:t xml:space="preserve">Beginning at approximately 6.5 million in 1989, the number of holidaymakers surged to a high of 9 million in 1994. However, this figure subsequently declined sharply, falling by roughly 2.5 million between 1989 (erroneously stated in original as 'from 1989 to 2004', should be 'by 2004') and 2004, to a point where this category was surpassed by other visitor types. Nevertheless, the trend reversed thereafter, with numbers climbing again in the latter half of the period.</w:t>
      </w:r>
    </w:p>
    <w:p/>
    <w:p>
      <w:r>
        <w:rPr>
          <w:b w:val="false"/>
          <w:bCs w:val="false"/>
          <w:i w:val="false"/>
          <w:iCs w:val="false"/>
        </w:rPr>
        <w:t xml:space="preserve">In contrast, visitors travelling for business commenced at a lower figure and experienced a modest dip from around 4 million to about 3.6 million between 1989 and 1994. Following this, there was a dramatic increase, with numbers more than doubling to approximately 8 million by 2004, positioning business as the principal reason for visiting the UK. By 2009, this figure saw a minor fluctuation, settling at around 7 million. Visitors coming to see friends and relatives also saw substantial growth, rising rapidly to peak at roughly 7 million in 2004, although a slight decrease of nearly 1 million was observed in 2009.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1" w:author="LexiBot" w:date="2025-07-12T14:47:35.209Z">
    <w:p>
      <w:r>
        <w:t xml:space="preserve">Dấu phẩy là cần thiết để tách mệnh đề trạng ngữ chỉ số lượng "in millions" khỏi phần còn lại của câu, giúp câu rõ ràng và dễ đọc hơn.</w:t>
      </w:r>
    </w:p>
  </w:comment>
  <w:comment w:id="2" w:author="LexiBot" w:date="2025-07-12T14:47:35.209Z">
    <w:p>
      <w:r>
        <w:t xml:space="preserve">Mình cần dùng "millions, moved" để diễn đạt đúng ý "hàng triệu người đã di chuyển/đến", thay vì "millions moving" nghe không tự nhiên và thiếu động từ chính.</w:t>
      </w:r>
    </w:p>
  </w:comment>
  <w:comment w:id="3" w:author="LexiBot" w:date="2025-07-12T14:47:35.209Z">
    <w:p>
      <w:r>
        <w:t xml:space="preserve">Dấu phẩy trước "starting from 1989" giúp ngăn cách cụm trạng ngữ này với mệnh đề chính, làm câu văn mạch lạc hơn.</w:t>
      </w:r>
    </w:p>
  </w:comment>
  <w:comment w:id="4" w:author="LexiBot" w:date="2025-07-12T14:47:35.209Z">
    <w:p>
      <w:r>
        <w:t xml:space="preserve">Dấu chấm kết thúc câu là bắt buộc để hoàn thành ý và tách biệt với câu tiếp theo.</w:t>
      </w:r>
    </w:p>
  </w:comment>
  <w:comment w:id="5" w:author="LexiBot" w:date="2025-07-12T14:47:35.209Z">
    <w:p>
      <w:r>
        <w:t xml:space="preserve">Dấu phẩy là cần thiết để ngăn cách hai mệnh đề độc lập được nối bởi "while", giúp câu văn rõ ràng hơn.</w:t>
      </w:r>
    </w:p>
  </w:comment>
  <w:comment w:id="6" w:author="LexiBot" w:date="2025-07-12T14:47:35.209Z">
    <w:p>
      <w:r>
        <w:t xml:space="preserve">Mình dùng "holidays" (số nhiều) thay vì "holiday" (số ít) để chỉ mục đích "đi nghỉ dưỡng" nói chung, đây là cách dùng phổ biến và chính xác hơn trong ngữ cảnh này.</w:t>
      </w:r>
    </w:p>
  </w:comment>
  <w:comment w:id="7" w:author="LexiBot" w:date="2025-07-12T14:47:35.209Z">
    <w:p>
      <w:r>
        <w:t xml:space="preserve">Cụm "returned back" là thừa từ "back", mình chỉ cần dùng "returned to" là đủ nghĩa rồi nhé. Lỗi này hay gặp lắm, chú ý nha.</w:t>
      </w:r>
    </w:p>
  </w:comment>
  <w:comment w:id="8" w:author="LexiBot" w:date="2025-07-12T14:47:35.209Z">
    <w:p>
      <w:r>
        <w:t xml:space="preserve">Dấu phẩy là cần thiết để ngăn cách cụm trạng ngữ "at around 6.5 million" với mệnh đề chính, giúp câu văn trôi chảy hơn.</w:t>
      </w:r>
    </w:p>
  </w:comment>
  <w:comment w:id="9" w:author="LexiBot" w:date="2025-07-12T14:47:35.209Z">
    <w:p>
      <w:r>
        <w:t xml:space="preserve">Mình cần dùng dấu chấm thập phân (6.5) thay vì dấu phẩy (6,5) để biểu thị số thập phân trong tiếng Anh, và thêm "million" để rõ ràng đơn vị.</w:t>
      </w:r>
    </w:p>
  </w:comment>
  <w:comment w:id="10" w:author="LexiBot" w:date="2025-07-12T14:47:35.209Z">
    <w:p>
      <w:r>
        <w:t xml:space="preserve">Thêm "million" vào sau con số 9 để làm rõ đơn vị, giúp người đọc dễ hình dung số liệu hơn.</w:t>
      </w:r>
    </w:p>
  </w:comment>
  <w:comment w:id="11" w:author="LexiBot" w:date="2025-07-12T14:47:35.210Z">
    <w:p>
      <w:r>
        <w:t xml:space="preserve">Sau giới từ "before" mình phải dùng V-ing (going) chứ không phải V-ed (went) nha, đây là quy tắc ngữ pháp cơ bản đó.</w:t>
      </w:r>
    </w:p>
  </w:comment>
  <w:comment w:id="12" w:author="LexiBot" w:date="2025-07-12T14:47:35.210Z">
    <w:p>
      <w:r>
        <w:t xml:space="preserve">Mình cần dùng "approximately 2.5 million" để diễn đạt số lượng xấp xỉ một cách chính xác và đầy đủ đơn vị.</w:t>
      </w:r>
    </w:p>
  </w:comment>
  <w:comment w:id="13" w:author="LexiBot" w:date="2025-07-12T14:47:35.210Z">
    <w:p>
      <w:r>
        <w:t xml:space="preserve">Dữ liệu cho thấy sự sụt giảm là từ năm 1994 đến 2004, không phải từ 1989. Mình cần kiểm tra lại số liệu trên biểu đồ để đảm bảo tính chính xác nhé.</w:t>
      </w:r>
    </w:p>
  </w:comment>
  <w:comment w:id="14" w:author="LexiBot" w:date="2025-07-12T14:47:35.210Z">
    <w:p>
      <w:r>
        <w:t xml:space="preserve">"Causing" phù hợp hơn "making" ở đây để diễn tả kết quả hoặc hệ quả của hành động trước đó, thể hiện sự chủ động hơn.</w:t>
      </w:r>
    </w:p>
  </w:comment>
  <w:comment w:id="15" w:author="LexiBot" w:date="2025-07-12T14:47:35.210Z">
    <w:p>
      <w:r>
        <w:t xml:space="preserve">Thêm "to" sau "causing it" để tạo thành cấu trúc "causing it to be surpassed", diễn đạt đúng ý "khiến nó bị vượt qua".</w:t>
      </w:r>
    </w:p>
  </w:comment>
  <w:comment w:id="16" w:author="LexiBot" w:date="2025-07-12T14:47:35.210Z">
    <w:p>
      <w:r>
        <w:t xml:space="preserve">Tương tự lỗi số 7, "returned to" là đủ nghĩa, không cần "back" nữa đâu nha.</w:t>
      </w:r>
    </w:p>
  </w:comment>
  <w:comment w:id="17" w:author="LexiBot" w:date="2025-07-12T14:47:35.210Z">
    <w:p>
      <w:r>
        <w:t xml:space="preserve">Dấu chấm kết thúc câu là bắt buộc để hoàn thành ý và tách biệt với câu tiếp theo.</w:t>
      </w:r>
    </w:p>
  </w:comment>
  <w:comment w:id="18" w:author="LexiBot" w:date="2025-07-12T14:47:35.210Z">
    <w:p>
      <w:r>
        <w:t xml:space="preserve">Thêm "million" vào sau con số 8 để làm rõ đơn vị, giúp người đọc dễ hình dung số liệu hơn.</w:t>
      </w:r>
    </w:p>
  </w:comment>
  <w:comment w:id="19" w:author="LexiBot" w:date="2025-07-12T14:47:35.210Z">
    <w:p>
      <w:r>
        <w:t xml:space="preserve">Thêm "million" vào sau con số 7 để làm rõ đơn vị, giúp người đọc dễ hình dung số liệu hơn.</w:t>
      </w:r>
    </w:p>
  </w:comment>
  <w:comment w:id="20" w:author="LexiBot" w:date="2025-07-12T14:47:35.210Z">
    <w:p>
      <w:r>
        <w:t xml:space="preserve">Mình cần dùng "relatives for this" để diễn đạt đúng ý "người thân vì mục đích này", tránh lỗi sai về giới từ và ngữ nghĩa.</w:t>
      </w:r>
    </w:p>
  </w:comment>
  <w:comment w:id="21" w:author="LexiBot" w:date="2025-07-12T14:47:35.210Z">
    <w:p>
      <w:r>
        <w:t xml:space="preserve">Thêm "million" vào sau con số 7 để làm rõ đơn vị, giúp người đọc dễ hình dung số liệu hơn.</w:t>
      </w:r>
    </w:p>
  </w:comment>
  <w:comment w:id="22" w:author="LexiBot" w:date="2025-07-12T14:47:35.210Z">
    <w:p>
      <w:r>
        <w:t xml:space="preserve">Thêm "million" vào sau con số 1 để làm rõ đơn vị, giúp người đọc dễ hình dung số liệu hơn.</w:t>
      </w:r>
    </w:p>
  </w:comment>
  <w:comment w:id="23" w:author="LexiBot" w:date="2025-07-12T14:47:35.210Z">
    <w:p>
      <w:r>
        <w:t xml:space="preserve">Dấu chấm kết thúc câu là bắt buộc để hoàn thành ý và tách biệt với câu tiếp theo.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434343"/>
        <w:sz w:val="20"/>
        <w:szCs w:val="20"/>
        <w:rFonts w:ascii="Arial" w:cs="Arial" w:eastAsia="Arial" w:hAnsi="Arial"/>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300"/>
    </w:pPr>
    <w:rPr>
      <w:b/>
      <w:bCs/>
      <w:color w:val="151a2d"/>
      <w:sz w:val="48"/>
      <w:szCs w:val="48"/>
      <w:rFonts w:ascii="Arial" w:cs="Arial" w:eastAsia="Arial" w:hAnsi="Arial"/>
    </w:rPr>
  </w:style>
  <w:style w:type="paragraph" w:styleId="Heading3">
    <w:name w:val="Heading 3"/>
    <w:basedOn w:val="Normal"/>
    <w:next w:val="Normal"/>
    <w:qFormat/>
    <w:pPr>
      <w:spacing w:before="200" w:after="200"/>
    </w:pPr>
    <w:rPr>
      <w:b/>
      <w:bCs/>
      <w:color w:val="007a7a"/>
      <w:sz w:val="36"/>
      <w:szCs w:val="36"/>
      <w:rFonts w:ascii="Arial" w:cs="Arial" w:eastAsia="Arial" w:hAnsi="Arial"/>
    </w:rPr>
  </w:style>
  <w:style w:type="paragraph" w:styleId="Heading4">
    <w:name w:val="Heading 4"/>
    <w:basedOn w:val="Normal"/>
    <w:next w:val="Normal"/>
    <w:qFormat/>
    <w:pPr>
      <w:spacing w:before="150" w:after="150"/>
    </w:pPr>
    <w:rPr>
      <w:color w:val="ff0000"/>
      <w:sz w:val="28"/>
      <w:szCs w:val="28"/>
      <w:rFonts w:ascii="Arial" w:cs="Arial" w:eastAsia="Arial" w:hAnsi="Arial"/>
    </w:rPr>
  </w:style>
  <w:style w:type="paragraph" w:styleId="Heading5">
    <w:name w:val="Heading 5"/>
    <w:basedOn w:val="Normal"/>
    <w:next w:val="Normal"/>
    <w:qFormat/>
    <w:pPr>
      <w:spacing w:before="150" w:after="150"/>
    </w:pPr>
    <w:rPr>
      <w:color w:val="434343"/>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89746151092fe50ec0497887a71e0fa883c5994.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2025-07-12T14:47:35.218Z</dcterms:created>
  <dcterms:modified xsi:type="dcterms:W3CDTF">2025-07-12T14:47:35.218Z</dcterms:modified>
</cp:coreProperties>
</file>

<file path=docProps/custom.xml><?xml version="1.0" encoding="utf-8"?>
<Properties xmlns="http://schemas.openxmlformats.org/officeDocument/2006/custom-properties" xmlns:vt="http://schemas.openxmlformats.org/officeDocument/2006/docPropsVTypes"/>
</file>